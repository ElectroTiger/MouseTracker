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928C16" w14:textId="61520559" w:rsidR="006305D7" w:rsidRDefault="00C95E1E" w:rsidP="0032223D">
      <w:pPr>
        <w:pStyle w:val="NormalWeb"/>
        <w:spacing w:before="0" w:beforeAutospacing="0" w:after="0" w:afterAutospacing="0"/>
        <w:rPr>
          <w:rFonts w:ascii="Arial" w:hAnsi="Arial" w:cs="Arial"/>
          <w:b/>
          <w:color w:val="auto"/>
        </w:rPr>
      </w:pPr>
      <w:r w:rsidRPr="00B51FBF">
        <w:rPr>
          <w:rFonts w:ascii="Arial" w:hAnsi="Arial" w:cs="Arial"/>
          <w:b/>
          <w:color w:val="auto"/>
        </w:rPr>
        <w:t>Feeding Experimentation Device (FED)</w:t>
      </w:r>
    </w:p>
    <w:p w14:paraId="42EDB9E2" w14:textId="405CD394" w:rsidR="00B51FBF" w:rsidRPr="00B51FBF" w:rsidRDefault="009950EB" w:rsidP="0032223D">
      <w:pPr>
        <w:pStyle w:val="NormalWeb"/>
        <w:spacing w:before="0" w:beforeAutospacing="0" w:after="0" w:afterAutospacing="0"/>
        <w:rPr>
          <w:rFonts w:ascii="Arial" w:hAnsi="Arial" w:cs="Arial"/>
          <w:color w:val="auto"/>
        </w:rPr>
      </w:pPr>
      <w:r>
        <w:rPr>
          <w:rFonts w:ascii="Arial" w:hAnsi="Arial" w:cs="Arial"/>
          <w:color w:val="auto"/>
        </w:rPr>
        <w:t xml:space="preserve">Protocol updated </w:t>
      </w:r>
      <w:r w:rsidR="007916FF">
        <w:rPr>
          <w:rFonts w:ascii="Arial" w:hAnsi="Arial" w:cs="Arial"/>
          <w:color w:val="auto"/>
        </w:rPr>
        <w:t xml:space="preserve">Oct </w:t>
      </w:r>
      <w:r w:rsidR="00E51496">
        <w:rPr>
          <w:rFonts w:ascii="Arial" w:hAnsi="Arial" w:cs="Arial"/>
          <w:color w:val="auto"/>
        </w:rPr>
        <w:t>5</w:t>
      </w:r>
      <w:r w:rsidR="00B51FBF">
        <w:rPr>
          <w:rFonts w:ascii="Arial" w:hAnsi="Arial" w:cs="Arial"/>
          <w:color w:val="auto"/>
        </w:rPr>
        <w:t>, 2016</w:t>
      </w:r>
    </w:p>
    <w:p w14:paraId="37150906" w14:textId="77777777" w:rsidR="006305D7" w:rsidRPr="00B51FBF" w:rsidRDefault="006305D7" w:rsidP="0032223D">
      <w:pPr>
        <w:rPr>
          <w:rFonts w:ascii="Arial" w:hAnsi="Arial" w:cs="Arial"/>
          <w:b/>
          <w:bCs/>
          <w:color w:val="auto"/>
        </w:rPr>
      </w:pPr>
    </w:p>
    <w:p w14:paraId="3409965A" w14:textId="3E5D6D4E" w:rsidR="00C95E1E" w:rsidRPr="00B51FBF" w:rsidRDefault="00B51FBF" w:rsidP="0032223D">
      <w:pPr>
        <w:rPr>
          <w:rFonts w:ascii="Arial" w:hAnsi="Arial" w:cs="Arial"/>
          <w:b/>
          <w:bCs/>
          <w:color w:val="auto"/>
        </w:rPr>
      </w:pPr>
      <w:r w:rsidRPr="00B51FBF">
        <w:rPr>
          <w:rFonts w:ascii="Arial" w:hAnsi="Arial" w:cs="Arial"/>
          <w:b/>
          <w:bCs/>
          <w:color w:val="auto"/>
        </w:rPr>
        <w:t>Contributors</w:t>
      </w:r>
      <w:r w:rsidR="006305D7" w:rsidRPr="00B51FBF">
        <w:rPr>
          <w:rFonts w:ascii="Arial" w:hAnsi="Arial" w:cs="Arial"/>
          <w:b/>
          <w:bCs/>
          <w:color w:val="auto"/>
        </w:rPr>
        <w:t>:</w:t>
      </w:r>
      <w:r w:rsidR="00C95E1E" w:rsidRPr="00B51FBF">
        <w:rPr>
          <w:rFonts w:ascii="Arial" w:hAnsi="Arial" w:cs="Arial"/>
          <w:b/>
          <w:bCs/>
          <w:color w:val="auto"/>
        </w:rPr>
        <w:t xml:space="preserve"> </w:t>
      </w:r>
    </w:p>
    <w:p w14:paraId="7A1B4FAC" w14:textId="757AB953" w:rsidR="00B51FBF" w:rsidRPr="00B51FBF" w:rsidRDefault="00C95E1E" w:rsidP="0032223D">
      <w:pPr>
        <w:rPr>
          <w:rFonts w:ascii="Arial" w:hAnsi="Arial" w:cs="Arial"/>
          <w:bCs/>
          <w:color w:val="auto"/>
        </w:rPr>
      </w:pPr>
      <w:r w:rsidRPr="00B51FBF">
        <w:rPr>
          <w:rFonts w:ascii="Arial" w:hAnsi="Arial" w:cs="Arial"/>
          <w:bCs/>
          <w:color w:val="auto"/>
        </w:rPr>
        <w:t>Katrina P</w:t>
      </w:r>
      <w:r w:rsidR="00B51FBF" w:rsidRPr="00B51FBF">
        <w:rPr>
          <w:rFonts w:ascii="Arial" w:hAnsi="Arial" w:cs="Arial"/>
          <w:bCs/>
          <w:color w:val="auto"/>
        </w:rPr>
        <w:t xml:space="preserve"> Nguyen</w:t>
      </w:r>
    </w:p>
    <w:p w14:paraId="7EF0F75D" w14:textId="77777777" w:rsidR="007916FF" w:rsidRDefault="007916FF" w:rsidP="0032223D">
      <w:pPr>
        <w:rPr>
          <w:rFonts w:ascii="Arial" w:hAnsi="Arial" w:cs="Arial"/>
          <w:bCs/>
          <w:color w:val="auto"/>
        </w:rPr>
      </w:pPr>
      <w:r w:rsidRPr="00B51FBF">
        <w:rPr>
          <w:rFonts w:ascii="Arial" w:hAnsi="Arial" w:cs="Arial"/>
          <w:bCs/>
          <w:color w:val="auto"/>
        </w:rPr>
        <w:t>Mohamed A Ali</w:t>
      </w:r>
    </w:p>
    <w:p w14:paraId="27598602" w14:textId="36B7525D" w:rsidR="00B51FBF" w:rsidRPr="00B51FBF" w:rsidRDefault="00C95E1E" w:rsidP="0032223D">
      <w:pPr>
        <w:rPr>
          <w:rFonts w:ascii="Arial" w:hAnsi="Arial" w:cs="Arial"/>
          <w:bCs/>
          <w:color w:val="auto"/>
        </w:rPr>
      </w:pPr>
      <w:r w:rsidRPr="00B51FBF">
        <w:rPr>
          <w:rFonts w:ascii="Arial" w:hAnsi="Arial" w:cs="Arial"/>
          <w:bCs/>
          <w:color w:val="auto"/>
        </w:rPr>
        <w:t xml:space="preserve">Timothy J </w:t>
      </w:r>
      <w:r w:rsidR="00B51FBF" w:rsidRPr="00B51FBF">
        <w:rPr>
          <w:rFonts w:ascii="Arial" w:hAnsi="Arial" w:cs="Arial"/>
          <w:bCs/>
          <w:color w:val="auto"/>
        </w:rPr>
        <w:t>O’Neal</w:t>
      </w:r>
    </w:p>
    <w:p w14:paraId="5BEF8843" w14:textId="55856A02" w:rsidR="00B51FBF" w:rsidRPr="00B51FBF" w:rsidRDefault="00C95E1E" w:rsidP="0032223D">
      <w:pPr>
        <w:rPr>
          <w:rFonts w:ascii="Arial" w:hAnsi="Arial" w:cs="Arial"/>
          <w:bCs/>
          <w:color w:val="auto"/>
          <w:vertAlign w:val="superscript"/>
        </w:rPr>
      </w:pPr>
      <w:r w:rsidRPr="00B51FBF">
        <w:rPr>
          <w:rFonts w:ascii="Arial" w:hAnsi="Arial" w:cs="Arial"/>
          <w:bCs/>
          <w:color w:val="auto"/>
        </w:rPr>
        <w:t>Julia A</w:t>
      </w:r>
      <w:r w:rsidR="00B51FBF" w:rsidRPr="00B51FBF">
        <w:rPr>
          <w:rFonts w:ascii="Arial" w:hAnsi="Arial" w:cs="Arial"/>
          <w:bCs/>
          <w:color w:val="auto"/>
        </w:rPr>
        <w:t xml:space="preserve"> Licholai</w:t>
      </w:r>
    </w:p>
    <w:p w14:paraId="203AB6F7" w14:textId="1AFBD440" w:rsidR="00B51FBF" w:rsidRPr="00B51FBF" w:rsidRDefault="00DB0EC5" w:rsidP="0032223D">
      <w:pPr>
        <w:rPr>
          <w:rFonts w:ascii="Arial" w:hAnsi="Arial" w:cs="Arial"/>
          <w:bCs/>
          <w:color w:val="auto"/>
          <w:vertAlign w:val="superscript"/>
        </w:rPr>
      </w:pPr>
      <w:r w:rsidRPr="00B51FBF">
        <w:rPr>
          <w:rFonts w:ascii="Arial" w:hAnsi="Arial" w:cs="Arial"/>
          <w:bCs/>
          <w:color w:val="auto"/>
        </w:rPr>
        <w:t>Ilona</w:t>
      </w:r>
      <w:r w:rsidR="00B51FBF" w:rsidRPr="00B51FBF">
        <w:rPr>
          <w:rFonts w:ascii="Arial" w:hAnsi="Arial" w:cs="Arial"/>
          <w:bCs/>
          <w:color w:val="auto"/>
        </w:rPr>
        <w:t xml:space="preserve"> Szczot</w:t>
      </w:r>
    </w:p>
    <w:p w14:paraId="712C90EF" w14:textId="7AF03CC5" w:rsidR="00D075EE" w:rsidRPr="00B51FBF" w:rsidRDefault="00D075EE" w:rsidP="0032223D">
      <w:pPr>
        <w:rPr>
          <w:rFonts w:ascii="Arial" w:hAnsi="Arial" w:cs="Arial"/>
          <w:bCs/>
          <w:color w:val="auto"/>
          <w:vertAlign w:val="superscript"/>
        </w:rPr>
      </w:pPr>
      <w:r>
        <w:rPr>
          <w:rFonts w:ascii="Arial" w:hAnsi="Arial" w:cs="Arial"/>
          <w:bCs/>
          <w:color w:val="auto"/>
        </w:rPr>
        <w:t>Elecia White</w:t>
      </w:r>
    </w:p>
    <w:p w14:paraId="3D080DA3" w14:textId="01206D47" w:rsidR="006305D7" w:rsidRPr="00B51FBF" w:rsidRDefault="00C95E1E" w:rsidP="0032223D">
      <w:pPr>
        <w:rPr>
          <w:rFonts w:ascii="Arial" w:hAnsi="Arial" w:cs="Arial"/>
          <w:bCs/>
          <w:i/>
          <w:color w:val="auto"/>
          <w:vertAlign w:val="superscript"/>
        </w:rPr>
      </w:pPr>
      <w:r w:rsidRPr="00B51FBF">
        <w:rPr>
          <w:rFonts w:ascii="Arial" w:hAnsi="Arial" w:cs="Arial"/>
          <w:bCs/>
          <w:color w:val="auto"/>
        </w:rPr>
        <w:t>Alexxai V</w:t>
      </w:r>
      <w:r w:rsidR="00B51FBF" w:rsidRPr="00B51FBF">
        <w:rPr>
          <w:rFonts w:ascii="Arial" w:hAnsi="Arial" w:cs="Arial"/>
          <w:bCs/>
          <w:color w:val="auto"/>
        </w:rPr>
        <w:t xml:space="preserve"> Kravitz</w:t>
      </w:r>
    </w:p>
    <w:p w14:paraId="592EC796" w14:textId="77777777" w:rsidR="00C95E1E" w:rsidRPr="00B51FBF" w:rsidRDefault="00C95E1E" w:rsidP="0032223D">
      <w:pPr>
        <w:tabs>
          <w:tab w:val="left" w:pos="7320"/>
        </w:tabs>
        <w:rPr>
          <w:rFonts w:ascii="Arial" w:hAnsi="Arial" w:cs="Arial"/>
          <w:bCs/>
          <w:color w:val="auto"/>
          <w:vertAlign w:val="superscript"/>
        </w:rPr>
      </w:pPr>
    </w:p>
    <w:p w14:paraId="329F430C" w14:textId="3D7ACCBF" w:rsidR="00C95E1E" w:rsidRPr="00B51FBF" w:rsidRDefault="00B51FBF" w:rsidP="0032223D">
      <w:pPr>
        <w:tabs>
          <w:tab w:val="left" w:pos="7320"/>
        </w:tabs>
        <w:rPr>
          <w:rFonts w:ascii="Arial" w:hAnsi="Arial" w:cs="Arial"/>
          <w:b/>
          <w:bCs/>
          <w:color w:val="auto"/>
        </w:rPr>
      </w:pPr>
      <w:r w:rsidRPr="00B51FBF">
        <w:rPr>
          <w:rFonts w:ascii="Arial" w:hAnsi="Arial" w:cs="Arial"/>
          <w:b/>
          <w:bCs/>
          <w:color w:val="auto"/>
        </w:rPr>
        <w:t>Funding:</w:t>
      </w:r>
    </w:p>
    <w:p w14:paraId="7204CEB4" w14:textId="2DDBBC51" w:rsidR="00B51FBF" w:rsidRPr="00B51FBF" w:rsidRDefault="00B51FBF" w:rsidP="0032223D">
      <w:pPr>
        <w:tabs>
          <w:tab w:val="left" w:pos="7320"/>
        </w:tabs>
        <w:rPr>
          <w:rFonts w:ascii="Arial" w:hAnsi="Arial" w:cs="Arial"/>
          <w:bCs/>
          <w:color w:val="auto"/>
        </w:rPr>
      </w:pPr>
      <w:r w:rsidRPr="00B51FBF">
        <w:rPr>
          <w:rFonts w:ascii="Arial" w:hAnsi="Arial" w:cs="Arial"/>
          <w:bCs/>
          <w:color w:val="auto"/>
        </w:rPr>
        <w:t>Development of FED was funded by the National Institutes of Health Intramural Research Program</w:t>
      </w:r>
    </w:p>
    <w:p w14:paraId="1CB4E390" w14:textId="28DB1304" w:rsidR="006305D7" w:rsidRPr="00B51FBF" w:rsidRDefault="00C95E1E" w:rsidP="0032223D">
      <w:pPr>
        <w:pStyle w:val="NormalWeb"/>
        <w:tabs>
          <w:tab w:val="left" w:pos="1537"/>
        </w:tabs>
        <w:spacing w:before="0" w:beforeAutospacing="0" w:after="0" w:afterAutospacing="0"/>
        <w:rPr>
          <w:rFonts w:ascii="Arial" w:hAnsi="Arial" w:cs="Arial"/>
          <w:color w:val="auto"/>
        </w:rPr>
      </w:pPr>
      <w:r w:rsidRPr="00B51FBF">
        <w:rPr>
          <w:rFonts w:ascii="Arial" w:hAnsi="Arial" w:cs="Arial"/>
          <w:color w:val="auto"/>
        </w:rPr>
        <w:tab/>
      </w:r>
    </w:p>
    <w:p w14:paraId="628AC4B5" w14:textId="2839FFD8" w:rsidR="006305D7" w:rsidRPr="00B51FBF" w:rsidRDefault="006305D7" w:rsidP="0032223D">
      <w:pPr>
        <w:rPr>
          <w:rFonts w:ascii="Arial" w:hAnsi="Arial" w:cs="Arial"/>
          <w:color w:val="auto"/>
        </w:rPr>
      </w:pPr>
      <w:r w:rsidRPr="00B51FBF">
        <w:rPr>
          <w:rFonts w:ascii="Arial" w:hAnsi="Arial" w:cs="Arial"/>
          <w:b/>
          <w:bCs/>
          <w:color w:val="auto"/>
        </w:rPr>
        <w:t xml:space="preserve">SHORT </w:t>
      </w:r>
      <w:r w:rsidR="00B51FBF" w:rsidRPr="00B51FBF">
        <w:rPr>
          <w:rFonts w:ascii="Arial" w:hAnsi="Arial" w:cs="Arial"/>
          <w:b/>
          <w:bCs/>
          <w:color w:val="auto"/>
        </w:rPr>
        <w:t>DESCRIPTION</w:t>
      </w:r>
      <w:r w:rsidRPr="00B51FBF">
        <w:rPr>
          <w:rFonts w:ascii="Arial" w:hAnsi="Arial" w:cs="Arial"/>
          <w:b/>
          <w:bCs/>
          <w:color w:val="auto"/>
        </w:rPr>
        <w:t>:</w:t>
      </w:r>
      <w:r w:rsidRPr="00B51FBF">
        <w:rPr>
          <w:rFonts w:ascii="Arial" w:hAnsi="Arial" w:cs="Arial"/>
          <w:color w:val="auto"/>
        </w:rPr>
        <w:t xml:space="preserve"> </w:t>
      </w:r>
    </w:p>
    <w:p w14:paraId="761028D6" w14:textId="75B7B5FE" w:rsidR="006305D7" w:rsidRDefault="00C95E1E" w:rsidP="0032223D">
      <w:pPr>
        <w:rPr>
          <w:rFonts w:ascii="Arial" w:hAnsi="Arial" w:cs="Arial"/>
          <w:color w:val="auto"/>
        </w:rPr>
      </w:pPr>
      <w:r w:rsidRPr="00B51FBF">
        <w:rPr>
          <w:rFonts w:ascii="Arial" w:hAnsi="Arial" w:cs="Arial"/>
          <w:color w:val="auto"/>
        </w:rPr>
        <w:t xml:space="preserve">Feeding Experimentation Device (FED) is an open-source device for </w:t>
      </w:r>
      <w:r w:rsidR="00A6649E" w:rsidRPr="00B51FBF">
        <w:rPr>
          <w:rFonts w:ascii="Arial" w:hAnsi="Arial" w:cs="Arial"/>
          <w:color w:val="auto"/>
        </w:rPr>
        <w:t>measuring</w:t>
      </w:r>
      <w:r w:rsidRPr="00B51FBF">
        <w:rPr>
          <w:rFonts w:ascii="Arial" w:hAnsi="Arial" w:cs="Arial"/>
          <w:color w:val="auto"/>
        </w:rPr>
        <w:t xml:space="preserve"> food intake in </w:t>
      </w:r>
      <w:r w:rsidR="00B51FBF">
        <w:rPr>
          <w:rFonts w:ascii="Arial" w:hAnsi="Arial" w:cs="Arial"/>
          <w:color w:val="auto"/>
        </w:rPr>
        <w:t>mice.</w:t>
      </w:r>
      <w:r w:rsidR="005C7FBB" w:rsidRPr="00B51FBF">
        <w:rPr>
          <w:rFonts w:ascii="Arial" w:hAnsi="Arial" w:cs="Arial"/>
          <w:color w:val="auto"/>
        </w:rPr>
        <w:t xml:space="preserve"> FED can also </w:t>
      </w:r>
      <w:r w:rsidRPr="00B51FBF">
        <w:rPr>
          <w:rFonts w:ascii="Arial" w:hAnsi="Arial" w:cs="Arial"/>
          <w:color w:val="auto"/>
        </w:rPr>
        <w:t xml:space="preserve">synchronize </w:t>
      </w:r>
      <w:r w:rsidR="00A6649E" w:rsidRPr="00B51FBF">
        <w:rPr>
          <w:rFonts w:ascii="Arial" w:hAnsi="Arial" w:cs="Arial"/>
          <w:color w:val="auto"/>
        </w:rPr>
        <w:t>food intake measurements</w:t>
      </w:r>
      <w:r w:rsidRPr="00B51FBF">
        <w:rPr>
          <w:rFonts w:ascii="Arial" w:hAnsi="Arial" w:cs="Arial"/>
          <w:color w:val="auto"/>
        </w:rPr>
        <w:t xml:space="preserve"> with other techniques</w:t>
      </w:r>
      <w:r w:rsidR="00370285" w:rsidRPr="00B51FBF">
        <w:rPr>
          <w:rFonts w:ascii="Arial" w:hAnsi="Arial" w:cs="Arial"/>
          <w:color w:val="auto"/>
        </w:rPr>
        <w:t xml:space="preserve"> via a real-time digital </w:t>
      </w:r>
      <w:r w:rsidR="005C7FBB" w:rsidRPr="00B51FBF">
        <w:rPr>
          <w:rFonts w:ascii="Arial" w:hAnsi="Arial" w:cs="Arial"/>
          <w:color w:val="auto"/>
        </w:rPr>
        <w:t>output</w:t>
      </w:r>
      <w:r w:rsidRPr="00B51FBF">
        <w:rPr>
          <w:rFonts w:ascii="Arial" w:hAnsi="Arial" w:cs="Arial"/>
          <w:color w:val="auto"/>
        </w:rPr>
        <w:t>. Here, we provide a step-by-step tutorial for the construction, validation, and usage of FED.</w:t>
      </w:r>
    </w:p>
    <w:p w14:paraId="27CF5B20" w14:textId="77777777" w:rsidR="00B51FBF" w:rsidRDefault="00B51FBF" w:rsidP="0032223D">
      <w:pPr>
        <w:rPr>
          <w:rFonts w:ascii="Arial" w:hAnsi="Arial" w:cs="Arial"/>
          <w:color w:val="auto"/>
        </w:rPr>
      </w:pPr>
    </w:p>
    <w:p w14:paraId="62DE9A11" w14:textId="77777777" w:rsidR="00B51FBF" w:rsidRPr="00B51FBF" w:rsidRDefault="00B51FBF" w:rsidP="0032223D">
      <w:pPr>
        <w:rPr>
          <w:rFonts w:ascii="Arial" w:hAnsi="Arial" w:cs="Arial"/>
          <w:color w:val="auto"/>
        </w:rPr>
      </w:pPr>
      <w:r w:rsidRPr="00B51FBF">
        <w:rPr>
          <w:rFonts w:ascii="Arial" w:hAnsi="Arial" w:cs="Arial"/>
          <w:b/>
          <w:bCs/>
          <w:color w:val="auto"/>
        </w:rPr>
        <w:t>ACKNOWLEDGMENTS:</w:t>
      </w:r>
    </w:p>
    <w:p w14:paraId="10C95A57" w14:textId="77777777" w:rsidR="00B51FBF" w:rsidRPr="00B51FBF" w:rsidRDefault="00B51FBF" w:rsidP="0032223D">
      <w:pPr>
        <w:rPr>
          <w:rFonts w:ascii="Arial" w:hAnsi="Arial" w:cs="Arial"/>
          <w:color w:val="auto"/>
        </w:rPr>
      </w:pPr>
      <w:r w:rsidRPr="00B51FBF">
        <w:rPr>
          <w:rFonts w:ascii="Arial" w:hAnsi="Arial" w:cs="Arial"/>
          <w:color w:val="auto"/>
        </w:rPr>
        <w:t>Funding was provided by the Intramural Research Program at the National Institutes of Health. We thank the NIH Section on Instrumentation and the NIH Library for assistance with 3D printing, and all members of the Kravitz lab for general help with FED.</w:t>
      </w:r>
    </w:p>
    <w:p w14:paraId="43686EA0" w14:textId="77777777" w:rsidR="00B51FBF" w:rsidRPr="00B51FBF" w:rsidRDefault="00B51FBF" w:rsidP="0032223D">
      <w:pPr>
        <w:rPr>
          <w:rFonts w:ascii="Arial" w:hAnsi="Arial" w:cs="Arial"/>
          <w:color w:val="auto"/>
        </w:rPr>
      </w:pPr>
    </w:p>
    <w:p w14:paraId="1868C9F7" w14:textId="77777777" w:rsidR="00B51FBF" w:rsidRPr="00B51FBF" w:rsidRDefault="00B51FBF" w:rsidP="0032223D">
      <w:pPr>
        <w:rPr>
          <w:rFonts w:ascii="Arial" w:hAnsi="Arial" w:cs="Arial"/>
          <w:b/>
          <w:color w:val="auto"/>
        </w:rPr>
      </w:pPr>
      <w:r w:rsidRPr="00B51FBF">
        <w:rPr>
          <w:rFonts w:ascii="Arial" w:hAnsi="Arial" w:cs="Arial"/>
          <w:b/>
          <w:color w:val="auto"/>
        </w:rPr>
        <w:t>DISCLOSURES:</w:t>
      </w:r>
    </w:p>
    <w:p w14:paraId="4A749671" w14:textId="38092E51" w:rsidR="00B51FBF" w:rsidRPr="00B51FBF" w:rsidRDefault="00B51FBF" w:rsidP="0032223D">
      <w:pPr>
        <w:rPr>
          <w:rFonts w:ascii="Arial" w:hAnsi="Arial" w:cs="Arial"/>
          <w:color w:val="auto"/>
        </w:rPr>
      </w:pPr>
      <w:r w:rsidRPr="00B51FBF">
        <w:rPr>
          <w:rFonts w:ascii="Arial" w:hAnsi="Arial" w:cs="Arial"/>
          <w:color w:val="auto"/>
        </w:rPr>
        <w:t>The authors declare no conflict of interests, financial or otherwise.</w:t>
      </w:r>
      <w:r>
        <w:rPr>
          <w:rFonts w:ascii="Arial" w:hAnsi="Arial" w:cs="Arial"/>
          <w:b/>
          <w:color w:val="auto"/>
        </w:rPr>
        <w:br w:type="page"/>
      </w:r>
    </w:p>
    <w:p w14:paraId="5CDF6007" w14:textId="0281D928" w:rsidR="006462B4" w:rsidRPr="00B51FBF" w:rsidRDefault="006305D7" w:rsidP="0032223D">
      <w:pPr>
        <w:rPr>
          <w:rFonts w:ascii="Arial" w:hAnsi="Arial" w:cs="Arial"/>
          <w:color w:val="auto"/>
        </w:rPr>
      </w:pPr>
      <w:r w:rsidRPr="00B51FBF">
        <w:rPr>
          <w:rFonts w:ascii="Arial" w:hAnsi="Arial" w:cs="Arial"/>
          <w:b/>
          <w:color w:val="auto"/>
        </w:rPr>
        <w:lastRenderedPageBreak/>
        <w:t>PROTOCOL:</w:t>
      </w:r>
      <w:r w:rsidRPr="00B51FBF">
        <w:rPr>
          <w:rFonts w:ascii="Arial" w:hAnsi="Arial" w:cs="Arial"/>
          <w:color w:val="auto"/>
        </w:rPr>
        <w:t xml:space="preserve"> </w:t>
      </w:r>
    </w:p>
    <w:p w14:paraId="089A76EF" w14:textId="645DF52E" w:rsidR="003061E8" w:rsidRPr="00B51FBF" w:rsidRDefault="003061E8" w:rsidP="0032223D">
      <w:pPr>
        <w:rPr>
          <w:rFonts w:ascii="Arial" w:hAnsi="Arial" w:cs="Arial"/>
          <w:color w:val="auto"/>
        </w:rPr>
      </w:pPr>
      <w:r w:rsidRPr="00B51FBF">
        <w:rPr>
          <w:rFonts w:ascii="Arial" w:hAnsi="Arial" w:cs="Arial"/>
          <w:color w:val="auto"/>
        </w:rPr>
        <w:t>Note: This protocol is written for components specifically named in the Table of Materials. While similar functionality can be achieved using other hardware, FED is programmed with the Arduino Pro microcontroller and listed accessories.</w:t>
      </w:r>
      <w:r w:rsidR="003A2AD3" w:rsidRPr="00B51FBF">
        <w:rPr>
          <w:rFonts w:ascii="Arial" w:hAnsi="Arial" w:cs="Arial"/>
          <w:color w:val="auto"/>
        </w:rPr>
        <w:t xml:space="preserve"> </w:t>
      </w:r>
      <w:r w:rsidR="006462B4" w:rsidRPr="00B51FBF">
        <w:rPr>
          <w:rFonts w:ascii="Arial" w:hAnsi="Arial" w:cs="Arial"/>
          <w:color w:val="auto"/>
        </w:rPr>
        <w:t xml:space="preserve">Other microcontrollers should work equally well, but will require the user to modify the code to support them. </w:t>
      </w:r>
      <w:r w:rsidR="003A2AD3" w:rsidRPr="00B51FBF">
        <w:rPr>
          <w:rFonts w:ascii="Arial" w:hAnsi="Arial" w:cs="Arial"/>
          <w:color w:val="auto"/>
        </w:rPr>
        <w:t>Offline data analysis was coded using the Python programming language.</w:t>
      </w:r>
    </w:p>
    <w:p w14:paraId="3196B2CC" w14:textId="77777777" w:rsidR="00141754" w:rsidRPr="00B51FBF" w:rsidRDefault="00141754" w:rsidP="0032223D">
      <w:pPr>
        <w:rPr>
          <w:rFonts w:ascii="Arial" w:hAnsi="Arial" w:cs="Arial"/>
          <w:color w:val="auto"/>
        </w:rPr>
      </w:pPr>
    </w:p>
    <w:p w14:paraId="62016A88" w14:textId="1B34E167" w:rsidR="00093E5C" w:rsidRPr="00B51FBF" w:rsidRDefault="00C95E1E" w:rsidP="0032223D">
      <w:pPr>
        <w:pStyle w:val="ListParagraph"/>
        <w:widowControl/>
        <w:numPr>
          <w:ilvl w:val="0"/>
          <w:numId w:val="2"/>
        </w:numPr>
        <w:autoSpaceDE/>
        <w:autoSpaceDN/>
        <w:adjustRightInd/>
        <w:ind w:left="0" w:firstLine="0"/>
        <w:rPr>
          <w:rFonts w:ascii="Arial" w:hAnsi="Arial" w:cs="Arial"/>
          <w:color w:val="auto"/>
        </w:rPr>
      </w:pPr>
      <w:r w:rsidRPr="00B51FBF">
        <w:rPr>
          <w:rFonts w:ascii="Arial" w:hAnsi="Arial" w:cs="Arial"/>
          <w:b/>
          <w:color w:val="auto"/>
        </w:rPr>
        <w:t>Preparation</w:t>
      </w:r>
      <w:r w:rsidR="00B01ABB" w:rsidRPr="00B51FBF">
        <w:rPr>
          <w:rFonts w:ascii="Arial" w:hAnsi="Arial" w:cs="Arial"/>
          <w:b/>
          <w:color w:val="auto"/>
        </w:rPr>
        <w:t xml:space="preserve"> </w:t>
      </w:r>
      <w:r w:rsidR="00611EFD">
        <w:rPr>
          <w:rFonts w:ascii="Arial" w:hAnsi="Arial" w:cs="Arial"/>
          <w:b/>
          <w:color w:val="auto"/>
        </w:rPr>
        <w:t>and software installation</w:t>
      </w:r>
    </w:p>
    <w:p w14:paraId="5A6EC70A" w14:textId="63ABA11C" w:rsidR="00C95E1E" w:rsidRPr="00B51FBF" w:rsidRDefault="00C95E1E" w:rsidP="0032223D">
      <w:pPr>
        <w:pStyle w:val="ListParagraph"/>
        <w:widowControl/>
        <w:autoSpaceDE/>
        <w:autoSpaceDN/>
        <w:adjustRightInd/>
        <w:ind w:left="0"/>
        <w:rPr>
          <w:rFonts w:ascii="Arial" w:hAnsi="Arial" w:cs="Arial"/>
          <w:b/>
          <w:color w:val="auto"/>
        </w:rPr>
      </w:pPr>
    </w:p>
    <w:p w14:paraId="6B04F764" w14:textId="380A92BC" w:rsidR="00A710C9" w:rsidRPr="00B51FBF" w:rsidRDefault="00C95E1E"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Procure electronic components needed to construct FED (</w:t>
      </w:r>
      <w:r w:rsidR="000A7CFC">
        <w:rPr>
          <w:rFonts w:ascii="Arial" w:hAnsi="Arial" w:cs="Arial"/>
          <w:color w:val="auto"/>
        </w:rPr>
        <w:t xml:space="preserve">see </w:t>
      </w:r>
      <w:r w:rsidR="000A7CFC">
        <w:rPr>
          <w:rFonts w:ascii="Arial" w:hAnsi="Arial" w:cs="Arial"/>
          <w:b/>
          <w:color w:val="auto"/>
        </w:rPr>
        <w:t>BoM</w:t>
      </w:r>
      <w:r w:rsidR="000A7CFC">
        <w:rPr>
          <w:rFonts w:ascii="Arial" w:hAnsi="Arial" w:cs="Arial"/>
          <w:color w:val="auto"/>
        </w:rPr>
        <w:t xml:space="preserve"> at: </w:t>
      </w:r>
      <w:r w:rsidR="000A7CFC" w:rsidRPr="000A7CFC">
        <w:rPr>
          <w:rFonts w:ascii="Arial" w:hAnsi="Arial" w:cs="Arial"/>
          <w:color w:val="auto"/>
        </w:rPr>
        <w:t>https://github.com/KravitzLab/FED/tree/master/doc</w:t>
      </w:r>
      <w:r w:rsidRPr="00B51FBF">
        <w:rPr>
          <w:rFonts w:ascii="Arial" w:hAnsi="Arial" w:cs="Arial"/>
          <w:color w:val="auto"/>
        </w:rPr>
        <w:t>).</w:t>
      </w:r>
    </w:p>
    <w:p w14:paraId="3143D3B3" w14:textId="2430D21D" w:rsidR="00A710C9" w:rsidRPr="00B51FBF" w:rsidRDefault="00A710C9" w:rsidP="0032223D">
      <w:pPr>
        <w:pStyle w:val="ListParagraph"/>
        <w:widowControl/>
        <w:autoSpaceDE/>
        <w:autoSpaceDN/>
        <w:adjustRightInd/>
        <w:ind w:left="0"/>
        <w:rPr>
          <w:rFonts w:ascii="Arial" w:hAnsi="Arial" w:cs="Arial"/>
          <w:color w:val="auto"/>
        </w:rPr>
      </w:pPr>
      <w:r w:rsidRPr="00B51FBF">
        <w:rPr>
          <w:rFonts w:ascii="Arial" w:hAnsi="Arial" w:cs="Arial"/>
          <w:color w:val="auto"/>
        </w:rPr>
        <w:t xml:space="preserve">Note: </w:t>
      </w:r>
      <w:r w:rsidR="00F26C97" w:rsidRPr="00B51FBF">
        <w:rPr>
          <w:rFonts w:ascii="Arial" w:hAnsi="Arial" w:cs="Arial"/>
          <w:color w:val="auto"/>
        </w:rPr>
        <w:t xml:space="preserve">Alternative suppliers may be used for </w:t>
      </w:r>
      <w:r w:rsidR="00116F2C" w:rsidRPr="00B51FBF">
        <w:rPr>
          <w:rFonts w:ascii="Arial" w:hAnsi="Arial" w:cs="Arial"/>
          <w:color w:val="auto"/>
        </w:rPr>
        <w:t>m</w:t>
      </w:r>
      <w:r w:rsidR="00F26C97" w:rsidRPr="00B51FBF">
        <w:rPr>
          <w:rFonts w:ascii="Arial" w:hAnsi="Arial" w:cs="Arial"/>
          <w:color w:val="auto"/>
        </w:rPr>
        <w:t>any parts on this tab</w:t>
      </w:r>
      <w:r w:rsidR="007916FF">
        <w:rPr>
          <w:rFonts w:ascii="Arial" w:hAnsi="Arial" w:cs="Arial"/>
          <w:color w:val="auto"/>
        </w:rPr>
        <w:t>le, provided they have equivalent</w:t>
      </w:r>
      <w:r w:rsidR="00F26C97" w:rsidRPr="00B51FBF">
        <w:rPr>
          <w:rFonts w:ascii="Arial" w:hAnsi="Arial" w:cs="Arial"/>
          <w:color w:val="auto"/>
        </w:rPr>
        <w:t xml:space="preserve"> specs. </w:t>
      </w:r>
    </w:p>
    <w:p w14:paraId="373B1E71" w14:textId="77777777" w:rsidR="003057A6" w:rsidRPr="00B51FBF" w:rsidRDefault="003057A6" w:rsidP="0032223D">
      <w:pPr>
        <w:pStyle w:val="ListParagraph"/>
        <w:widowControl/>
        <w:autoSpaceDE/>
        <w:autoSpaceDN/>
        <w:adjustRightInd/>
        <w:ind w:left="0"/>
        <w:rPr>
          <w:rFonts w:ascii="Arial" w:hAnsi="Arial" w:cs="Arial"/>
          <w:color w:val="auto"/>
        </w:rPr>
      </w:pPr>
    </w:p>
    <w:p w14:paraId="4FEF9ADD" w14:textId="66291308" w:rsidR="00B51FBF" w:rsidRDefault="005F7088"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Print</w:t>
      </w:r>
      <w:r w:rsidR="00DF5872" w:rsidRPr="00B51FBF">
        <w:rPr>
          <w:rFonts w:ascii="Arial" w:hAnsi="Arial" w:cs="Arial"/>
          <w:color w:val="auto"/>
        </w:rPr>
        <w:t xml:space="preserve"> </w:t>
      </w:r>
      <w:r w:rsidR="007916FF">
        <w:rPr>
          <w:rFonts w:ascii="Arial" w:hAnsi="Arial" w:cs="Arial"/>
          <w:color w:val="auto"/>
        </w:rPr>
        <w:t xml:space="preserve">all </w:t>
      </w:r>
      <w:r w:rsidR="00DF5872" w:rsidRPr="00B51FBF">
        <w:rPr>
          <w:rFonts w:ascii="Arial" w:hAnsi="Arial" w:cs="Arial"/>
          <w:color w:val="auto"/>
        </w:rPr>
        <w:t xml:space="preserve">3D </w:t>
      </w:r>
      <w:r w:rsidR="00C95E1E" w:rsidRPr="00B51FBF">
        <w:rPr>
          <w:rFonts w:ascii="Arial" w:hAnsi="Arial" w:cs="Arial"/>
          <w:color w:val="auto"/>
        </w:rPr>
        <w:t>designed components (available at:</w:t>
      </w:r>
      <w:r w:rsidR="0034019A" w:rsidRPr="00B51FBF">
        <w:rPr>
          <w:rFonts w:ascii="Arial" w:hAnsi="Arial" w:cs="Arial"/>
          <w:color w:val="auto"/>
        </w:rPr>
        <w:t xml:space="preserve"> </w:t>
      </w:r>
      <w:hyperlink r:id="rId9" w:history="1">
        <w:r w:rsidR="00C95E1E" w:rsidRPr="00B51FBF">
          <w:rPr>
            <w:rStyle w:val="Hyperlink"/>
            <w:rFonts w:ascii="Arial" w:hAnsi="Arial" w:cs="Arial"/>
            <w:color w:val="auto"/>
          </w:rPr>
          <w:t>https://github.com/KravitzLab/fed/wiki/Build-Instructions</w:t>
        </w:r>
      </w:hyperlink>
      <w:r w:rsidR="0094635A">
        <w:rPr>
          <w:rFonts w:ascii="Arial" w:hAnsi="Arial" w:cs="Arial"/>
          <w:color w:val="auto"/>
        </w:rPr>
        <w:t>).</w:t>
      </w:r>
      <w:r w:rsidRPr="00B51FBF">
        <w:rPr>
          <w:rFonts w:ascii="Arial" w:hAnsi="Arial" w:cs="Arial"/>
          <w:color w:val="auto"/>
        </w:rPr>
        <w:t xml:space="preserve"> </w:t>
      </w:r>
      <w:r w:rsidR="00F13549" w:rsidRPr="00B51FBF">
        <w:rPr>
          <w:rFonts w:ascii="Arial" w:hAnsi="Arial" w:cs="Arial"/>
          <w:color w:val="auto"/>
        </w:rPr>
        <w:t>3D p</w:t>
      </w:r>
      <w:r w:rsidR="006B7B14" w:rsidRPr="00B51FBF">
        <w:rPr>
          <w:rFonts w:ascii="Arial" w:hAnsi="Arial" w:cs="Arial"/>
          <w:color w:val="auto"/>
        </w:rPr>
        <w:t>rinters with a 200 micron resolution sh</w:t>
      </w:r>
      <w:r w:rsidR="00B51FBF">
        <w:rPr>
          <w:rFonts w:ascii="Arial" w:hAnsi="Arial" w:cs="Arial"/>
          <w:color w:val="auto"/>
        </w:rPr>
        <w:t>ould be capable of printing FED</w:t>
      </w:r>
      <w:r w:rsidR="007916FF">
        <w:rPr>
          <w:rFonts w:ascii="Arial" w:hAnsi="Arial" w:cs="Arial"/>
          <w:color w:val="auto"/>
        </w:rPr>
        <w:t>.</w:t>
      </w:r>
    </w:p>
    <w:p w14:paraId="0EB43ECC" w14:textId="77777777" w:rsidR="00B51FBF" w:rsidRPr="00B51FBF" w:rsidRDefault="00B51FBF" w:rsidP="0032223D">
      <w:pPr>
        <w:pStyle w:val="ListParagraph"/>
        <w:widowControl/>
        <w:autoSpaceDE/>
        <w:autoSpaceDN/>
        <w:adjustRightInd/>
        <w:ind w:left="0"/>
        <w:rPr>
          <w:rFonts w:ascii="Arial" w:hAnsi="Arial" w:cs="Arial"/>
          <w:color w:val="auto"/>
        </w:rPr>
      </w:pPr>
    </w:p>
    <w:p w14:paraId="04069442" w14:textId="4A50954D" w:rsidR="00F26C97" w:rsidRPr="00B51FBF" w:rsidRDefault="00B51FBF" w:rsidP="0032223D">
      <w:pPr>
        <w:pStyle w:val="ListParagraph"/>
        <w:widowControl/>
        <w:autoSpaceDE/>
        <w:autoSpaceDN/>
        <w:adjustRightInd/>
        <w:ind w:left="0"/>
        <w:rPr>
          <w:rFonts w:ascii="Arial" w:hAnsi="Arial" w:cs="Arial"/>
          <w:color w:val="auto"/>
        </w:rPr>
      </w:pPr>
      <w:r w:rsidRPr="00B51FBF">
        <w:rPr>
          <w:rFonts w:ascii="Arial" w:hAnsi="Arial" w:cs="Arial"/>
          <w:noProof/>
          <w:color w:val="auto"/>
        </w:rPr>
        <w:drawing>
          <wp:inline distT="0" distB="0" distL="0" distR="0" wp14:anchorId="107C748E" wp14:editId="34272529">
            <wp:extent cx="5942899" cy="1897997"/>
            <wp:effectExtent l="0" t="0" r="127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5136" b="52897"/>
                    <a:stretch/>
                  </pic:blipFill>
                  <pic:spPr bwMode="auto">
                    <a:xfrm>
                      <a:off x="0" y="0"/>
                      <a:ext cx="5943600" cy="1898221"/>
                    </a:xfrm>
                    <a:prstGeom prst="rect">
                      <a:avLst/>
                    </a:prstGeom>
                    <a:noFill/>
                    <a:ln>
                      <a:noFill/>
                    </a:ln>
                    <a:extLst>
                      <a:ext uri="{53640926-AAD7-44D8-BBD7-CCE9431645EC}">
                        <a14:shadowObscured xmlns:a14="http://schemas.microsoft.com/office/drawing/2010/main"/>
                      </a:ext>
                    </a:extLst>
                  </pic:spPr>
                </pic:pic>
              </a:graphicData>
            </a:graphic>
          </wp:inline>
        </w:drawing>
      </w:r>
    </w:p>
    <w:p w14:paraId="5D5C7ABA" w14:textId="2EE31D84" w:rsidR="00B51FBF" w:rsidRDefault="00B51FBF" w:rsidP="0032223D">
      <w:pPr>
        <w:pStyle w:val="ListParagraph"/>
        <w:widowControl/>
        <w:autoSpaceDE/>
        <w:autoSpaceDN/>
        <w:adjustRightInd/>
        <w:ind w:left="0"/>
        <w:rPr>
          <w:rFonts w:ascii="Arial" w:hAnsi="Arial" w:cs="Arial"/>
          <w:color w:val="auto"/>
        </w:rPr>
      </w:pPr>
    </w:p>
    <w:p w14:paraId="2C513355" w14:textId="2B1400D5" w:rsidR="00B51FBF" w:rsidRDefault="004E579E" w:rsidP="0032223D">
      <w:pPr>
        <w:pStyle w:val="ListParagraph"/>
        <w:widowControl/>
        <w:autoSpaceDE/>
        <w:autoSpaceDN/>
        <w:adjustRightInd/>
        <w:ind w:left="0"/>
        <w:rPr>
          <w:rFonts w:ascii="Arial" w:hAnsi="Arial" w:cs="Arial"/>
          <w:color w:val="auto"/>
        </w:rPr>
      </w:pPr>
      <w:r w:rsidRPr="00B51FBF">
        <w:rPr>
          <w:rFonts w:ascii="Arial" w:hAnsi="Arial" w:cs="Arial"/>
          <w:noProof/>
          <w:color w:val="auto"/>
        </w:rPr>
        <w:drawing>
          <wp:inline distT="0" distB="0" distL="0" distR="0" wp14:anchorId="3970B51C" wp14:editId="7D828134">
            <wp:extent cx="5942904" cy="2066049"/>
            <wp:effectExtent l="0" t="0" r="127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53005" b="1311"/>
                    <a:stretch/>
                  </pic:blipFill>
                  <pic:spPr bwMode="auto">
                    <a:xfrm>
                      <a:off x="0" y="0"/>
                      <a:ext cx="5943600" cy="2066291"/>
                    </a:xfrm>
                    <a:prstGeom prst="rect">
                      <a:avLst/>
                    </a:prstGeom>
                    <a:noFill/>
                    <a:ln>
                      <a:noFill/>
                    </a:ln>
                    <a:extLst>
                      <a:ext uri="{53640926-AAD7-44D8-BBD7-CCE9431645EC}">
                        <a14:shadowObscured xmlns:a14="http://schemas.microsoft.com/office/drawing/2010/main"/>
                      </a:ext>
                    </a:extLst>
                  </pic:spPr>
                </pic:pic>
              </a:graphicData>
            </a:graphic>
          </wp:inline>
        </w:drawing>
      </w:r>
    </w:p>
    <w:p w14:paraId="1CB3460C" w14:textId="754E35B1" w:rsidR="00705298" w:rsidRDefault="00705298">
      <w:pPr>
        <w:widowControl/>
        <w:autoSpaceDE/>
        <w:autoSpaceDN/>
        <w:adjustRightInd/>
        <w:jc w:val="left"/>
        <w:rPr>
          <w:rFonts w:ascii="Arial" w:hAnsi="Arial" w:cs="Arial"/>
          <w:color w:val="auto"/>
        </w:rPr>
      </w:pPr>
      <w:r>
        <w:rPr>
          <w:rFonts w:ascii="Arial" w:hAnsi="Arial" w:cs="Arial"/>
          <w:color w:val="auto"/>
        </w:rPr>
        <w:br w:type="page"/>
      </w:r>
    </w:p>
    <w:p w14:paraId="60AEB4BA" w14:textId="45F1100B" w:rsidR="004E3EC1" w:rsidRPr="00B51FBF" w:rsidRDefault="005F7088"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lastRenderedPageBreak/>
        <w:t xml:space="preserve">Download and install </w:t>
      </w:r>
      <w:r w:rsidR="003061E8" w:rsidRPr="00B51FBF">
        <w:rPr>
          <w:rFonts w:ascii="Arial" w:hAnsi="Arial" w:cs="Arial"/>
          <w:color w:val="auto"/>
        </w:rPr>
        <w:t>the Integrated Development Environment (IDE) platform to program the microcontroller.</w:t>
      </w:r>
      <w:r w:rsidR="003061E8" w:rsidRPr="00B51FBF" w:rsidDel="003061E8">
        <w:rPr>
          <w:rFonts w:ascii="Arial" w:hAnsi="Arial" w:cs="Arial"/>
          <w:color w:val="auto"/>
        </w:rPr>
        <w:t xml:space="preserve"> </w:t>
      </w:r>
    </w:p>
    <w:p w14:paraId="17D85FD4" w14:textId="77777777" w:rsidR="00F66A85" w:rsidRPr="00B51FBF" w:rsidRDefault="00F66A85" w:rsidP="0032223D">
      <w:pPr>
        <w:pStyle w:val="ListParagraph"/>
        <w:ind w:left="0"/>
        <w:rPr>
          <w:rFonts w:ascii="Arial" w:hAnsi="Arial" w:cs="Arial"/>
          <w:color w:val="auto"/>
        </w:rPr>
      </w:pPr>
    </w:p>
    <w:p w14:paraId="6BDEBF5C" w14:textId="3C50A4BB" w:rsidR="004E3EC1" w:rsidRPr="00B51FBF" w:rsidRDefault="004E3EC1"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Download </w:t>
      </w:r>
      <w:r w:rsidR="00F06758" w:rsidRPr="00B51FBF">
        <w:rPr>
          <w:rFonts w:ascii="Arial" w:hAnsi="Arial" w:cs="Arial"/>
          <w:color w:val="auto"/>
        </w:rPr>
        <w:t xml:space="preserve">and install </w:t>
      </w:r>
      <w:r w:rsidRPr="00B51FBF">
        <w:rPr>
          <w:rFonts w:ascii="Arial" w:hAnsi="Arial" w:cs="Arial"/>
          <w:color w:val="auto"/>
        </w:rPr>
        <w:t xml:space="preserve">additional libraries to enable </w:t>
      </w:r>
      <w:r w:rsidR="00B604D1" w:rsidRPr="00B51FBF">
        <w:rPr>
          <w:rFonts w:ascii="Arial" w:hAnsi="Arial" w:cs="Arial"/>
          <w:color w:val="auto"/>
        </w:rPr>
        <w:t>functionality of motor shield and data logger</w:t>
      </w:r>
      <w:r w:rsidRPr="00B51FBF">
        <w:rPr>
          <w:rFonts w:ascii="Arial" w:hAnsi="Arial" w:cs="Arial"/>
          <w:color w:val="auto"/>
        </w:rPr>
        <w:t xml:space="preserve"> (available at: </w:t>
      </w:r>
      <w:hyperlink r:id="rId11" w:history="1">
        <w:r w:rsidRPr="00B51FBF">
          <w:rPr>
            <w:rStyle w:val="Hyperlink"/>
            <w:rFonts w:ascii="Arial" w:hAnsi="Arial" w:cs="Arial"/>
            <w:color w:val="auto"/>
          </w:rPr>
          <w:t>https://github.com/KravitzLab/fed/</w:t>
        </w:r>
      </w:hyperlink>
      <w:r w:rsidRPr="00B51FBF">
        <w:rPr>
          <w:rFonts w:ascii="Arial" w:hAnsi="Arial" w:cs="Arial"/>
          <w:color w:val="auto"/>
        </w:rPr>
        <w:t>).</w:t>
      </w:r>
    </w:p>
    <w:p w14:paraId="7A6619E1" w14:textId="77777777" w:rsidR="00F26C97" w:rsidRPr="00B51FBF" w:rsidRDefault="00F26C97" w:rsidP="0032223D">
      <w:pPr>
        <w:widowControl/>
        <w:autoSpaceDE/>
        <w:autoSpaceDN/>
        <w:adjustRightInd/>
        <w:rPr>
          <w:rFonts w:ascii="Arial" w:hAnsi="Arial" w:cs="Arial"/>
          <w:color w:val="auto"/>
        </w:rPr>
      </w:pPr>
    </w:p>
    <w:p w14:paraId="1A884FB2" w14:textId="36F5AA8D" w:rsidR="00F26C97" w:rsidRPr="00B51FBF" w:rsidRDefault="00F26C97"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Tools needed for assembly include: a soldering iron, </w:t>
      </w:r>
      <w:r w:rsidR="00116F2C" w:rsidRPr="00B51FBF">
        <w:rPr>
          <w:rFonts w:ascii="Arial" w:hAnsi="Arial" w:cs="Arial"/>
          <w:color w:val="auto"/>
        </w:rPr>
        <w:t xml:space="preserve">heat gun, </w:t>
      </w:r>
      <w:r w:rsidRPr="00B51FBF">
        <w:rPr>
          <w:rFonts w:ascii="Arial" w:hAnsi="Arial" w:cs="Arial"/>
          <w:color w:val="auto"/>
        </w:rPr>
        <w:t>solder, wire strippers, needle-nosed pliers, and both flat-head and Phillips screwdrivers.</w:t>
      </w:r>
    </w:p>
    <w:p w14:paraId="16DDDAEB" w14:textId="77777777" w:rsidR="004E3EC1" w:rsidRPr="00B51FBF" w:rsidRDefault="004E3EC1" w:rsidP="0032223D">
      <w:pPr>
        <w:pStyle w:val="ListParagraph"/>
        <w:ind w:left="0"/>
        <w:jc w:val="center"/>
        <w:rPr>
          <w:rFonts w:ascii="Arial" w:hAnsi="Arial" w:cs="Arial"/>
          <w:color w:val="auto"/>
        </w:rPr>
      </w:pPr>
    </w:p>
    <w:p w14:paraId="4CAD5E63" w14:textId="040CE2A2" w:rsidR="00B51FBF" w:rsidRDefault="00C95E1E" w:rsidP="0032223D">
      <w:pPr>
        <w:pStyle w:val="ListParagraph"/>
        <w:widowControl/>
        <w:numPr>
          <w:ilvl w:val="0"/>
          <w:numId w:val="2"/>
        </w:numPr>
        <w:autoSpaceDE/>
        <w:autoSpaceDN/>
        <w:adjustRightInd/>
        <w:ind w:left="0" w:firstLine="0"/>
        <w:rPr>
          <w:rFonts w:ascii="Arial" w:hAnsi="Arial" w:cs="Arial"/>
          <w:color w:val="auto"/>
        </w:rPr>
      </w:pPr>
      <w:r w:rsidRPr="00B51FBF">
        <w:rPr>
          <w:rFonts w:ascii="Arial" w:hAnsi="Arial" w:cs="Arial"/>
          <w:b/>
          <w:color w:val="auto"/>
        </w:rPr>
        <w:t>Soldering electrical components</w:t>
      </w:r>
      <w:r w:rsidR="00B01ABB" w:rsidRPr="00B51FBF">
        <w:rPr>
          <w:rFonts w:ascii="Arial" w:hAnsi="Arial" w:cs="Arial"/>
          <w:b/>
          <w:color w:val="auto"/>
        </w:rPr>
        <w:t xml:space="preserve"> </w:t>
      </w:r>
    </w:p>
    <w:p w14:paraId="45ED88A1" w14:textId="320ADA0A" w:rsidR="001F73BF" w:rsidRPr="00B51FBF" w:rsidRDefault="001F73BF" w:rsidP="0032223D">
      <w:pPr>
        <w:pStyle w:val="ListParagraph"/>
        <w:widowControl/>
        <w:autoSpaceDE/>
        <w:autoSpaceDN/>
        <w:adjustRightInd/>
        <w:ind w:left="0"/>
        <w:rPr>
          <w:rFonts w:ascii="Arial" w:hAnsi="Arial" w:cs="Arial"/>
          <w:color w:val="auto"/>
        </w:rPr>
      </w:pPr>
      <w:r w:rsidRPr="00B51FBF">
        <w:rPr>
          <w:rFonts w:ascii="Arial" w:hAnsi="Arial" w:cs="Arial"/>
          <w:color w:val="auto"/>
        </w:rPr>
        <w:t xml:space="preserve">Note: </w:t>
      </w:r>
      <w:r w:rsidR="00F13549" w:rsidRPr="00B51FBF">
        <w:rPr>
          <w:rFonts w:ascii="Arial" w:hAnsi="Arial" w:cs="Arial"/>
          <w:color w:val="auto"/>
        </w:rPr>
        <w:t xml:space="preserve">Use heat shrink tubing to protect all soldered joints. </w:t>
      </w:r>
      <w:r w:rsidRPr="00B51FBF">
        <w:rPr>
          <w:rFonts w:ascii="Arial" w:hAnsi="Arial" w:cs="Arial"/>
          <w:color w:val="auto"/>
        </w:rPr>
        <w:t xml:space="preserve">Prior to soldering </w:t>
      </w:r>
      <w:r w:rsidR="00F13549" w:rsidRPr="00B51FBF">
        <w:rPr>
          <w:rFonts w:ascii="Arial" w:hAnsi="Arial" w:cs="Arial"/>
          <w:color w:val="auto"/>
        </w:rPr>
        <w:t>connections</w:t>
      </w:r>
      <w:r w:rsidRPr="00B51FBF">
        <w:rPr>
          <w:rFonts w:ascii="Arial" w:hAnsi="Arial" w:cs="Arial"/>
          <w:color w:val="auto"/>
        </w:rPr>
        <w:t xml:space="preserve">, slide </w:t>
      </w:r>
      <w:r w:rsidR="00F13549" w:rsidRPr="00B51FBF">
        <w:rPr>
          <w:rFonts w:ascii="Arial" w:hAnsi="Arial" w:cs="Arial"/>
          <w:color w:val="auto"/>
        </w:rPr>
        <w:t xml:space="preserve">a piece of shrink wrap tubing (~2cm) </w:t>
      </w:r>
      <w:r w:rsidRPr="00B51FBF">
        <w:rPr>
          <w:rFonts w:ascii="Arial" w:hAnsi="Arial" w:cs="Arial"/>
          <w:color w:val="auto"/>
        </w:rPr>
        <w:t xml:space="preserve">tubing around one of the wires. After soldering the connection, center the tubing </w:t>
      </w:r>
      <w:r w:rsidR="00F13549" w:rsidRPr="00B51FBF">
        <w:rPr>
          <w:rFonts w:ascii="Arial" w:hAnsi="Arial" w:cs="Arial"/>
          <w:color w:val="auto"/>
        </w:rPr>
        <w:t>on</w:t>
      </w:r>
      <w:r w:rsidRPr="00B51FBF">
        <w:rPr>
          <w:rFonts w:ascii="Arial" w:hAnsi="Arial" w:cs="Arial"/>
          <w:color w:val="auto"/>
        </w:rPr>
        <w:t xml:space="preserve"> the connection point and use </w:t>
      </w:r>
      <w:r w:rsidR="00116F2C" w:rsidRPr="00B51FBF">
        <w:rPr>
          <w:rFonts w:ascii="Arial" w:hAnsi="Arial" w:cs="Arial"/>
          <w:color w:val="auto"/>
        </w:rPr>
        <w:t xml:space="preserve">a </w:t>
      </w:r>
      <w:r w:rsidRPr="00B51FBF">
        <w:rPr>
          <w:rFonts w:ascii="Arial" w:hAnsi="Arial" w:cs="Arial"/>
          <w:color w:val="auto"/>
        </w:rPr>
        <w:t xml:space="preserve">heat gun to heat shrink the tubing. </w:t>
      </w:r>
    </w:p>
    <w:p w14:paraId="6822B464" w14:textId="77777777" w:rsidR="00DA0890" w:rsidRPr="00B51FBF" w:rsidRDefault="00DA0890" w:rsidP="0032223D">
      <w:pPr>
        <w:rPr>
          <w:rFonts w:ascii="Arial" w:hAnsi="Arial" w:cs="Arial"/>
          <w:color w:val="auto"/>
        </w:rPr>
      </w:pPr>
    </w:p>
    <w:p w14:paraId="0C8DEA8F" w14:textId="6660AB36" w:rsidR="0032223D" w:rsidRPr="0032223D" w:rsidRDefault="0032223D" w:rsidP="0032223D">
      <w:pPr>
        <w:pStyle w:val="ListParagraph"/>
        <w:widowControl/>
        <w:numPr>
          <w:ilvl w:val="1"/>
          <w:numId w:val="2"/>
        </w:numPr>
        <w:autoSpaceDE/>
        <w:autoSpaceDN/>
        <w:adjustRightInd/>
        <w:ind w:left="0" w:firstLine="0"/>
        <w:rPr>
          <w:rFonts w:ascii="Arial" w:hAnsi="Arial" w:cs="Arial"/>
          <w:color w:val="auto"/>
        </w:rPr>
      </w:pPr>
      <w:r>
        <w:rPr>
          <w:rFonts w:ascii="Arial" w:hAnsi="Arial" w:cs="Arial"/>
          <w:b/>
          <w:color w:val="auto"/>
        </w:rPr>
        <w:t>Preparing connectors</w:t>
      </w:r>
    </w:p>
    <w:p w14:paraId="476C8A1E" w14:textId="750B6AE0" w:rsidR="0032223D" w:rsidRDefault="0032223D" w:rsidP="0032223D">
      <w:pPr>
        <w:pStyle w:val="ListParagraph"/>
        <w:widowControl/>
        <w:autoSpaceDE/>
        <w:autoSpaceDN/>
        <w:adjustRightInd/>
        <w:ind w:left="0"/>
        <w:rPr>
          <w:rFonts w:ascii="Arial" w:hAnsi="Arial" w:cs="Arial"/>
          <w:color w:val="auto"/>
        </w:rPr>
      </w:pPr>
    </w:p>
    <w:p w14:paraId="13770028" w14:textId="7D54748B" w:rsidR="0032223D" w:rsidRDefault="0032223D"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Prepare four 2-pin JST connector pairs and label both sides</w:t>
      </w:r>
      <w:r w:rsidR="007D2CCF">
        <w:rPr>
          <w:rFonts w:ascii="Arial" w:hAnsi="Arial" w:cs="Arial"/>
          <w:color w:val="auto"/>
        </w:rPr>
        <w:t xml:space="preserve"> (male and female compliments)</w:t>
      </w:r>
      <w:r>
        <w:rPr>
          <w:rFonts w:ascii="Arial" w:hAnsi="Arial" w:cs="Arial"/>
          <w:color w:val="auto"/>
        </w:rPr>
        <w:t xml:space="preserve"> “A”, “B”, “C”, and “D”, respectively. Remove the red wire from both sides of connector pair “D”.</w:t>
      </w:r>
    </w:p>
    <w:p w14:paraId="050EB398" w14:textId="574DB334" w:rsidR="0032223D" w:rsidRDefault="0032223D" w:rsidP="0032223D">
      <w:pPr>
        <w:pStyle w:val="ListParagraph"/>
        <w:widowControl/>
        <w:autoSpaceDE/>
        <w:autoSpaceDN/>
        <w:adjustRightInd/>
        <w:ind w:left="0"/>
        <w:rPr>
          <w:rFonts w:ascii="Arial" w:hAnsi="Arial" w:cs="Arial"/>
          <w:color w:val="auto"/>
        </w:rPr>
      </w:pPr>
      <w:r>
        <w:rPr>
          <w:rFonts w:ascii="Arial" w:hAnsi="Arial" w:cs="Arial"/>
          <w:color w:val="auto"/>
        </w:rPr>
        <w:t xml:space="preserve"> </w:t>
      </w:r>
    </w:p>
    <w:p w14:paraId="3758D7EF" w14:textId="7832CD13" w:rsidR="0032223D" w:rsidRDefault="0032223D"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Prepare one 3-pin JST connector pair and label both sides</w:t>
      </w:r>
      <w:r w:rsidR="00A13AFE">
        <w:rPr>
          <w:rFonts w:ascii="Arial" w:hAnsi="Arial" w:cs="Arial"/>
          <w:color w:val="auto"/>
        </w:rPr>
        <w:t xml:space="preserve"> (male and female compliments)</w:t>
      </w:r>
      <w:r>
        <w:rPr>
          <w:rFonts w:ascii="Arial" w:hAnsi="Arial" w:cs="Arial"/>
          <w:color w:val="auto"/>
        </w:rPr>
        <w:t xml:space="preserve"> “E”</w:t>
      </w:r>
      <w:r w:rsidR="00A13AFE">
        <w:rPr>
          <w:rFonts w:ascii="Arial" w:hAnsi="Arial" w:cs="Arial"/>
          <w:color w:val="auto"/>
        </w:rPr>
        <w:t>.</w:t>
      </w:r>
    </w:p>
    <w:p w14:paraId="1DDD5C8D" w14:textId="77777777" w:rsidR="00FF1593" w:rsidRPr="00705298" w:rsidRDefault="00FF1593" w:rsidP="00705298">
      <w:pPr>
        <w:pStyle w:val="ListParagraph"/>
        <w:rPr>
          <w:rFonts w:ascii="Arial" w:hAnsi="Arial" w:cs="Arial"/>
          <w:color w:val="auto"/>
        </w:rPr>
      </w:pPr>
    </w:p>
    <w:p w14:paraId="1CFDD3C5" w14:textId="008ED9F0" w:rsidR="00FF1593" w:rsidRPr="0032223D" w:rsidRDefault="00FF1593" w:rsidP="00705298">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18437659" wp14:editId="03CE15C9">
            <wp:extent cx="3433425" cy="2810922"/>
            <wp:effectExtent l="0" t="0" r="0" b="8890"/>
            <wp:docPr id="27" name="Picture 27" descr="C:\Users\alima\AppData\Local\Microsoft\Windows\Temporary Internet Files\Content.Outlook\B4E57ERM\FullSizeRender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ma\AppData\Local\Microsoft\Windows\Temporary Internet Files\Content.Outlook\B4E57ERM\FullSizeRender (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4371" cy="2811697"/>
                    </a:xfrm>
                    <a:prstGeom prst="rect">
                      <a:avLst/>
                    </a:prstGeom>
                    <a:noFill/>
                    <a:ln>
                      <a:noFill/>
                    </a:ln>
                  </pic:spPr>
                </pic:pic>
              </a:graphicData>
            </a:graphic>
          </wp:inline>
        </w:drawing>
      </w:r>
    </w:p>
    <w:p w14:paraId="47A675EC" w14:textId="1B99E11D" w:rsidR="00705298" w:rsidRDefault="00705298">
      <w:pPr>
        <w:widowControl/>
        <w:autoSpaceDE/>
        <w:autoSpaceDN/>
        <w:adjustRightInd/>
        <w:jc w:val="left"/>
        <w:rPr>
          <w:rFonts w:ascii="Arial" w:hAnsi="Arial" w:cs="Arial"/>
          <w:b/>
          <w:color w:val="auto"/>
        </w:rPr>
      </w:pPr>
      <w:r>
        <w:rPr>
          <w:rFonts w:ascii="Arial" w:hAnsi="Arial" w:cs="Arial"/>
          <w:b/>
          <w:color w:val="auto"/>
        </w:rPr>
        <w:br w:type="page"/>
      </w:r>
    </w:p>
    <w:p w14:paraId="19F622B9" w14:textId="6CBDA551" w:rsidR="00C95E1E" w:rsidRPr="00611EFD" w:rsidRDefault="003061E8"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lastRenderedPageBreak/>
        <w:t>Microcontroller</w:t>
      </w:r>
      <w:r w:rsidR="00C95E1E" w:rsidRPr="00611EFD">
        <w:rPr>
          <w:rFonts w:ascii="Arial" w:hAnsi="Arial" w:cs="Arial"/>
          <w:b/>
          <w:color w:val="auto"/>
        </w:rPr>
        <w:t xml:space="preserve"> and stackable shields</w:t>
      </w:r>
      <w:r w:rsidR="0094635A" w:rsidRPr="00611EFD">
        <w:rPr>
          <w:rFonts w:ascii="Arial" w:hAnsi="Arial" w:cs="Arial"/>
          <w:b/>
          <w:color w:val="auto"/>
        </w:rPr>
        <w:t>:</w:t>
      </w:r>
    </w:p>
    <w:p w14:paraId="166F5BBD" w14:textId="77777777" w:rsidR="00DA0890" w:rsidRPr="00611EFD" w:rsidRDefault="00DA0890" w:rsidP="0032223D">
      <w:pPr>
        <w:pStyle w:val="ListParagraph"/>
        <w:widowControl/>
        <w:autoSpaceDE/>
        <w:autoSpaceDN/>
        <w:adjustRightInd/>
        <w:ind w:left="0"/>
        <w:rPr>
          <w:rFonts w:ascii="Arial" w:hAnsi="Arial" w:cs="Arial"/>
          <w:b/>
          <w:color w:val="auto"/>
        </w:rPr>
      </w:pPr>
    </w:p>
    <w:p w14:paraId="490E7882" w14:textId="77777777" w:rsidR="007916FF"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w:t>
      </w:r>
      <w:r w:rsidR="007916FF">
        <w:rPr>
          <w:rFonts w:ascii="Arial" w:hAnsi="Arial" w:cs="Arial"/>
          <w:color w:val="auto"/>
        </w:rPr>
        <w:t xml:space="preserve">female </w:t>
      </w:r>
      <w:r w:rsidRPr="00B51FBF">
        <w:rPr>
          <w:rFonts w:ascii="Arial" w:hAnsi="Arial" w:cs="Arial"/>
          <w:color w:val="auto"/>
        </w:rPr>
        <w:t>stac</w:t>
      </w:r>
      <w:r w:rsidR="00F13549" w:rsidRPr="00B51FBF">
        <w:rPr>
          <w:rFonts w:ascii="Arial" w:hAnsi="Arial" w:cs="Arial"/>
          <w:color w:val="auto"/>
        </w:rPr>
        <w:t xml:space="preserve">kable headers </w:t>
      </w:r>
      <w:r w:rsidR="007916FF">
        <w:rPr>
          <w:rFonts w:ascii="Arial" w:hAnsi="Arial" w:cs="Arial"/>
          <w:color w:val="auto"/>
        </w:rPr>
        <w:t xml:space="preserve">with sockets on the top </w:t>
      </w:r>
      <w:r w:rsidR="00F13549" w:rsidRPr="00B51FBF">
        <w:rPr>
          <w:rFonts w:ascii="Arial" w:hAnsi="Arial" w:cs="Arial"/>
          <w:color w:val="auto"/>
        </w:rPr>
        <w:t>side</w:t>
      </w:r>
      <w:r w:rsidRPr="00B51FBF">
        <w:rPr>
          <w:rFonts w:ascii="Arial" w:hAnsi="Arial" w:cs="Arial"/>
          <w:color w:val="auto"/>
        </w:rPr>
        <w:t xml:space="preserve"> of the </w:t>
      </w:r>
      <w:r w:rsidR="003061E8" w:rsidRPr="00B51FBF">
        <w:rPr>
          <w:rFonts w:ascii="Arial" w:hAnsi="Arial" w:cs="Arial"/>
          <w:color w:val="auto"/>
        </w:rPr>
        <w:t>microcontroller</w:t>
      </w:r>
      <w:r w:rsidR="007916FF">
        <w:rPr>
          <w:rFonts w:ascii="Arial" w:hAnsi="Arial" w:cs="Arial"/>
          <w:color w:val="auto"/>
        </w:rPr>
        <w:t xml:space="preserve">.  </w:t>
      </w:r>
      <w:r w:rsidR="00C52D79" w:rsidRPr="00B51FBF">
        <w:rPr>
          <w:rFonts w:ascii="Arial" w:hAnsi="Arial" w:cs="Arial"/>
          <w:color w:val="auto"/>
        </w:rPr>
        <w:t>C</w:t>
      </w:r>
      <w:r w:rsidRPr="00B51FBF">
        <w:rPr>
          <w:rFonts w:ascii="Arial" w:hAnsi="Arial" w:cs="Arial"/>
          <w:color w:val="auto"/>
        </w:rPr>
        <w:t xml:space="preserve">lip protruding wire from headers on the bottom of the </w:t>
      </w:r>
      <w:r w:rsidR="003061E8" w:rsidRPr="00B51FBF">
        <w:rPr>
          <w:rFonts w:ascii="Arial" w:hAnsi="Arial" w:cs="Arial"/>
          <w:color w:val="auto"/>
        </w:rPr>
        <w:t>microcontroller</w:t>
      </w:r>
      <w:r w:rsidRPr="00B51FBF">
        <w:rPr>
          <w:rFonts w:ascii="Arial" w:hAnsi="Arial" w:cs="Arial"/>
          <w:color w:val="auto"/>
        </w:rPr>
        <w:t>.</w:t>
      </w:r>
    </w:p>
    <w:p w14:paraId="4325ADC3" w14:textId="774B8F05" w:rsidR="007916FF" w:rsidRDefault="00705298" w:rsidP="0032223D">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28BA9F77" wp14:editId="1A845A3F">
            <wp:extent cx="5412259" cy="1871753"/>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1250"/>
                    <a:stretch/>
                  </pic:blipFill>
                  <pic:spPr bwMode="auto">
                    <a:xfrm>
                      <a:off x="0" y="0"/>
                      <a:ext cx="5410200" cy="1871041"/>
                    </a:xfrm>
                    <a:prstGeom prst="rect">
                      <a:avLst/>
                    </a:prstGeom>
                    <a:noFill/>
                    <a:ln>
                      <a:noFill/>
                    </a:ln>
                    <a:extLst>
                      <a:ext uri="{53640926-AAD7-44D8-BBD7-CCE9431645EC}">
                        <a14:shadowObscured xmlns:a14="http://schemas.microsoft.com/office/drawing/2010/main"/>
                      </a:ext>
                    </a:extLst>
                  </pic:spPr>
                </pic:pic>
              </a:graphicData>
            </a:graphic>
          </wp:inline>
        </w:drawing>
      </w:r>
    </w:p>
    <w:p w14:paraId="0E99BDAD" w14:textId="432B8C57" w:rsidR="00F13549" w:rsidRDefault="007916FF"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Solder female stackable headers with sockets on the top side of the SD data logging shield.  Leave protruding wires at bottom of the shield.</w:t>
      </w:r>
    </w:p>
    <w:p w14:paraId="491F1B5B" w14:textId="77777777" w:rsidR="00DA0890" w:rsidRPr="00B51FBF" w:rsidRDefault="00DA0890" w:rsidP="0032223D">
      <w:pPr>
        <w:pStyle w:val="ListParagraph"/>
        <w:widowControl/>
        <w:autoSpaceDE/>
        <w:autoSpaceDN/>
        <w:adjustRightInd/>
        <w:ind w:left="0"/>
        <w:rPr>
          <w:rFonts w:ascii="Arial" w:hAnsi="Arial" w:cs="Arial"/>
          <w:color w:val="auto"/>
        </w:rPr>
      </w:pPr>
    </w:p>
    <w:p w14:paraId="57F3E95C" w14:textId="49DF2C76" w:rsidR="00F54FFA"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male headers onto </w:t>
      </w:r>
      <w:r w:rsidR="003061E8" w:rsidRPr="00B51FBF">
        <w:rPr>
          <w:rFonts w:ascii="Arial" w:hAnsi="Arial" w:cs="Arial"/>
          <w:color w:val="auto"/>
        </w:rPr>
        <w:t>the</w:t>
      </w:r>
      <w:r w:rsidRPr="00B51FBF">
        <w:rPr>
          <w:rFonts w:ascii="Arial" w:hAnsi="Arial" w:cs="Arial"/>
          <w:color w:val="auto"/>
        </w:rPr>
        <w:t xml:space="preserve"> motor shield with pins protruding </w:t>
      </w:r>
      <w:r w:rsidR="007D24D3" w:rsidRPr="00B51FBF">
        <w:rPr>
          <w:rFonts w:ascii="Arial" w:hAnsi="Arial" w:cs="Arial"/>
          <w:color w:val="auto"/>
        </w:rPr>
        <w:t xml:space="preserve">from </w:t>
      </w:r>
      <w:r w:rsidRPr="00B51FBF">
        <w:rPr>
          <w:rFonts w:ascii="Arial" w:hAnsi="Arial" w:cs="Arial"/>
          <w:color w:val="auto"/>
        </w:rPr>
        <w:t xml:space="preserve">the bottom. </w:t>
      </w:r>
    </w:p>
    <w:p w14:paraId="1FFA1583" w14:textId="77777777" w:rsidR="007916FF" w:rsidRPr="007916FF" w:rsidRDefault="007916FF" w:rsidP="0032223D">
      <w:pPr>
        <w:pStyle w:val="ListParagraph"/>
        <w:ind w:left="0"/>
        <w:rPr>
          <w:rFonts w:ascii="Arial" w:hAnsi="Arial" w:cs="Arial"/>
          <w:color w:val="auto"/>
        </w:rPr>
      </w:pPr>
    </w:p>
    <w:p w14:paraId="2279219E" w14:textId="14DBFBB3" w:rsidR="007916FF" w:rsidRDefault="007916FF"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Place coin cell battery into slot of SD shield to provide power to the real-time clock module.</w:t>
      </w:r>
    </w:p>
    <w:p w14:paraId="5C39E1EB" w14:textId="77777777" w:rsidR="00AD632E" w:rsidRPr="00AD632E" w:rsidRDefault="00AD632E" w:rsidP="00AD632E">
      <w:pPr>
        <w:pStyle w:val="ListParagraph"/>
        <w:rPr>
          <w:rFonts w:ascii="Arial" w:hAnsi="Arial" w:cs="Arial"/>
          <w:color w:val="auto"/>
        </w:rPr>
      </w:pPr>
    </w:p>
    <w:p w14:paraId="5BFDB8EC" w14:textId="09215C4F" w:rsidR="00AD632E" w:rsidRPr="00AD632E" w:rsidRDefault="00AD632E" w:rsidP="00AD632E">
      <w:pPr>
        <w:pStyle w:val="ListParagraph"/>
        <w:widowControl/>
        <w:numPr>
          <w:ilvl w:val="2"/>
          <w:numId w:val="2"/>
        </w:numPr>
        <w:autoSpaceDE/>
        <w:autoSpaceDN/>
        <w:adjustRightInd/>
        <w:ind w:left="0" w:firstLine="0"/>
        <w:rPr>
          <w:ins w:id="0" w:author="Author" w:date="2016-10-07T11:44:00Z"/>
          <w:rFonts w:ascii="Arial" w:hAnsi="Arial" w:cs="Arial"/>
          <w:color w:val="auto"/>
        </w:rPr>
      </w:pPr>
      <w:ins w:id="1" w:author="Author" w:date="2016-10-07T11:45:00Z">
        <w:r>
          <w:rPr>
            <w:rFonts w:ascii="Arial" w:hAnsi="Arial" w:cs="Arial"/>
            <w:color w:val="auto"/>
          </w:rPr>
          <w:t>Jumper</w:t>
        </w:r>
      </w:ins>
      <w:ins w:id="2" w:author="Author" w:date="2016-10-07T11:44:00Z">
        <w:r>
          <w:rPr>
            <w:rFonts w:ascii="Arial" w:hAnsi="Arial" w:cs="Arial"/>
            <w:color w:val="auto"/>
          </w:rPr>
          <w:t xml:space="preserve"> the </w:t>
        </w:r>
      </w:ins>
      <w:ins w:id="3" w:author="Author" w:date="2016-10-07T11:45:00Z">
        <w:r>
          <w:rPr>
            <w:rFonts w:ascii="Arial" w:hAnsi="Arial" w:cs="Arial"/>
            <w:color w:val="auto"/>
          </w:rPr>
          <w:t>Vin</w:t>
        </w:r>
      </w:ins>
      <w:ins w:id="4" w:author="Author" w:date="2016-10-07T11:44:00Z">
        <w:r w:rsidRPr="00AD632E">
          <w:rPr>
            <w:rFonts w:ascii="Arial" w:hAnsi="Arial" w:cs="Arial"/>
            <w:color w:val="auto"/>
          </w:rPr>
          <w:t xml:space="preserve"> jumper on the motor shield (just above the power block)</w:t>
        </w:r>
        <w:r>
          <w:rPr>
            <w:rFonts w:ascii="Arial" w:hAnsi="Arial" w:cs="Arial"/>
            <w:color w:val="auto"/>
          </w:rPr>
          <w:t>, using the provided 2 pin jumper.</w:t>
        </w:r>
        <w:bookmarkStart w:id="5" w:name="_GoBack"/>
        <w:bookmarkEnd w:id="5"/>
      </w:ins>
    </w:p>
    <w:p w14:paraId="4BD8122A" w14:textId="77777777" w:rsidR="00B51FBF" w:rsidRPr="00B51FBF" w:rsidRDefault="00B51FBF" w:rsidP="0032223D">
      <w:pPr>
        <w:pStyle w:val="ListParagraph"/>
        <w:widowControl/>
        <w:autoSpaceDE/>
        <w:autoSpaceDN/>
        <w:adjustRightInd/>
        <w:ind w:left="0"/>
        <w:rPr>
          <w:rFonts w:ascii="Arial" w:hAnsi="Arial" w:cs="Arial"/>
          <w:color w:val="auto"/>
        </w:rPr>
      </w:pPr>
    </w:p>
    <w:p w14:paraId="6EDA08ED" w14:textId="66285940" w:rsidR="00C95E1E" w:rsidRPr="00611EFD" w:rsidRDefault="00C95E1E"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External power button</w:t>
      </w:r>
      <w:r w:rsidR="00F54FFA" w:rsidRPr="00611EFD">
        <w:rPr>
          <w:rFonts w:ascii="Arial" w:hAnsi="Arial" w:cs="Arial"/>
          <w:b/>
          <w:color w:val="auto"/>
        </w:rPr>
        <w:t>:</w:t>
      </w:r>
    </w:p>
    <w:p w14:paraId="3D955260" w14:textId="26C34AE6" w:rsidR="00C95E1E" w:rsidRDefault="009E05C8" w:rsidP="0032223D">
      <w:pPr>
        <w:pStyle w:val="ListParagraph"/>
        <w:ind w:left="0"/>
        <w:rPr>
          <w:rFonts w:ascii="Arial" w:hAnsi="Arial" w:cs="Arial"/>
          <w:color w:val="auto"/>
        </w:rPr>
      </w:pPr>
      <w:r w:rsidRPr="00B51FBF">
        <w:rPr>
          <w:rFonts w:ascii="Arial" w:hAnsi="Arial" w:cs="Arial"/>
          <w:color w:val="auto"/>
        </w:rPr>
        <w:t>Note: A</w:t>
      </w:r>
      <w:r w:rsidR="00C95E1E" w:rsidRPr="00B51FBF">
        <w:rPr>
          <w:rFonts w:ascii="Arial" w:hAnsi="Arial" w:cs="Arial"/>
          <w:color w:val="auto"/>
        </w:rPr>
        <w:t xml:space="preserve"> latching metal pushbutton h</w:t>
      </w:r>
      <w:r w:rsidR="00905F9B" w:rsidRPr="00B51FBF">
        <w:rPr>
          <w:rFonts w:ascii="Arial" w:hAnsi="Arial" w:cs="Arial"/>
          <w:color w:val="auto"/>
        </w:rPr>
        <w:t>as five</w:t>
      </w:r>
      <w:r w:rsidR="00C95E1E" w:rsidRPr="00B51FBF">
        <w:rPr>
          <w:rFonts w:ascii="Arial" w:hAnsi="Arial" w:cs="Arial"/>
          <w:color w:val="auto"/>
        </w:rPr>
        <w:t xml:space="preserve"> connections:</w:t>
      </w:r>
      <w:r w:rsidR="0034019A" w:rsidRPr="00B51FBF">
        <w:rPr>
          <w:rFonts w:ascii="Arial" w:hAnsi="Arial" w:cs="Arial"/>
          <w:color w:val="auto"/>
        </w:rPr>
        <w:t xml:space="preserve"> power, ground, normally closed </w:t>
      </w:r>
      <w:r w:rsidR="00C95E1E" w:rsidRPr="00B51FBF">
        <w:rPr>
          <w:rFonts w:ascii="Arial" w:hAnsi="Arial" w:cs="Arial"/>
          <w:color w:val="auto"/>
        </w:rPr>
        <w:t xml:space="preserve">(NC1), normally open (NO1), and common (C1). </w:t>
      </w:r>
    </w:p>
    <w:p w14:paraId="31397334" w14:textId="77777777" w:rsidR="00B51FBF" w:rsidRDefault="00B51FBF" w:rsidP="0032223D">
      <w:pPr>
        <w:pStyle w:val="ListParagraph"/>
        <w:ind w:left="0"/>
        <w:rPr>
          <w:rFonts w:ascii="Arial" w:hAnsi="Arial" w:cs="Arial"/>
          <w:color w:val="auto"/>
        </w:rPr>
      </w:pPr>
    </w:p>
    <w:p w14:paraId="56FDBB34" w14:textId="6FEEBDC5" w:rsidR="00E972FC" w:rsidRDefault="00EB035A" w:rsidP="0032223D">
      <w:pPr>
        <w:pStyle w:val="ListParagraph"/>
        <w:ind w:left="0"/>
        <w:rPr>
          <w:rFonts w:ascii="Times New Roman" w:hAnsi="Times New Roman" w:cs="Times New Roman"/>
          <w:snapToGrid w:val="0"/>
          <w:w w:val="0"/>
          <w:sz w:val="0"/>
          <w:szCs w:val="0"/>
          <w:u w:color="000000"/>
          <w:bdr w:val="none" w:sz="0" w:space="0" w:color="000000"/>
          <w:shd w:val="clear" w:color="000000" w:fill="000000"/>
          <w:lang w:eastAsia="x-none" w:bidi="x-none"/>
        </w:rPr>
      </w:pPr>
      <w:r w:rsidRPr="00EB035A">
        <w:rPr>
          <w:rFonts w:ascii="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7884C892" w14:textId="452E6A6F" w:rsidR="00E972FC" w:rsidRPr="00E972FC" w:rsidRDefault="00E972FC" w:rsidP="0032223D">
      <w:pPr>
        <w:pStyle w:val="ListParagraph"/>
        <w:ind w:left="0"/>
        <w:rPr>
          <w:rFonts w:ascii="Times New Roman" w:hAnsi="Times New Roman" w:cs="Times New Roman"/>
          <w:snapToGrid w:val="0"/>
          <w:w w:val="0"/>
          <w:sz w:val="0"/>
          <w:szCs w:val="0"/>
          <w:u w:color="000000"/>
          <w:bdr w:val="none" w:sz="0" w:space="0" w:color="000000"/>
          <w:shd w:val="clear" w:color="000000" w:fill="000000"/>
          <w:lang w:eastAsia="x-none" w:bidi="x-none"/>
        </w:rPr>
      </w:pPr>
    </w:p>
    <w:p w14:paraId="20E762A1" w14:textId="6A031ED9" w:rsidR="00D075EE" w:rsidRPr="00815493" w:rsidRDefault="00C95E1E" w:rsidP="0032223D">
      <w:pPr>
        <w:pStyle w:val="ListParagraph"/>
        <w:widowControl/>
        <w:numPr>
          <w:ilvl w:val="2"/>
          <w:numId w:val="2"/>
        </w:numPr>
        <w:autoSpaceDE/>
        <w:autoSpaceDN/>
        <w:adjustRightInd/>
        <w:ind w:left="0" w:firstLine="0"/>
        <w:rPr>
          <w:rFonts w:ascii="Arial" w:hAnsi="Arial" w:cs="Arial"/>
          <w:color w:val="auto"/>
        </w:rPr>
      </w:pPr>
      <w:r w:rsidRPr="00815493">
        <w:rPr>
          <w:rFonts w:ascii="Arial" w:hAnsi="Arial" w:cs="Arial"/>
          <w:color w:val="auto"/>
        </w:rPr>
        <w:t xml:space="preserve">Solder </w:t>
      </w:r>
      <w:r w:rsidR="0032223D">
        <w:rPr>
          <w:rFonts w:ascii="Arial" w:hAnsi="Arial" w:cs="Arial"/>
          <w:color w:val="auto"/>
        </w:rPr>
        <w:t xml:space="preserve">the </w:t>
      </w:r>
      <w:r w:rsidR="00D075EE" w:rsidRPr="00815493">
        <w:rPr>
          <w:rFonts w:ascii="Arial" w:hAnsi="Arial" w:cs="Arial"/>
          <w:color w:val="auto"/>
        </w:rPr>
        <w:t>2-pin</w:t>
      </w:r>
      <w:r w:rsidR="00783103" w:rsidRPr="00815493">
        <w:rPr>
          <w:rFonts w:ascii="Arial" w:hAnsi="Arial" w:cs="Arial"/>
          <w:color w:val="auto"/>
        </w:rPr>
        <w:t xml:space="preserve"> male</w:t>
      </w:r>
      <w:r w:rsidR="00815493" w:rsidRPr="00815493">
        <w:rPr>
          <w:rFonts w:ascii="Arial" w:hAnsi="Arial" w:cs="Arial"/>
          <w:color w:val="auto"/>
        </w:rPr>
        <w:t xml:space="preserve"> connector </w:t>
      </w:r>
      <w:r w:rsidR="0032223D">
        <w:rPr>
          <w:rFonts w:ascii="Arial" w:hAnsi="Arial" w:cs="Arial"/>
          <w:color w:val="auto"/>
        </w:rPr>
        <w:t xml:space="preserve">“A” </w:t>
      </w:r>
      <w:r w:rsidR="00815493" w:rsidRPr="00815493">
        <w:rPr>
          <w:rFonts w:ascii="Arial" w:hAnsi="Arial" w:cs="Arial"/>
          <w:color w:val="auto"/>
        </w:rPr>
        <w:t xml:space="preserve">to </w:t>
      </w:r>
      <w:r w:rsidR="00D075EE" w:rsidRPr="00815493">
        <w:rPr>
          <w:rFonts w:ascii="Arial" w:hAnsi="Arial" w:cs="Arial"/>
          <w:color w:val="auto"/>
        </w:rPr>
        <w:t>C1</w:t>
      </w:r>
      <w:r w:rsidR="00815493" w:rsidRPr="00815493">
        <w:rPr>
          <w:rFonts w:ascii="Arial" w:hAnsi="Arial" w:cs="Arial"/>
          <w:color w:val="auto"/>
        </w:rPr>
        <w:t xml:space="preserve"> (use red wire</w:t>
      </w:r>
      <w:r w:rsidR="00C75ABB" w:rsidRPr="00815493">
        <w:rPr>
          <w:rFonts w:ascii="Arial" w:hAnsi="Arial" w:cs="Arial"/>
          <w:color w:val="auto"/>
        </w:rPr>
        <w:t>) and ground</w:t>
      </w:r>
      <w:r w:rsidR="00815493" w:rsidRPr="00815493">
        <w:rPr>
          <w:rFonts w:ascii="Arial" w:hAnsi="Arial" w:cs="Arial"/>
          <w:color w:val="auto"/>
        </w:rPr>
        <w:t xml:space="preserve"> (use black wire).</w:t>
      </w:r>
      <w:r w:rsidR="00C75ABB" w:rsidRPr="00815493">
        <w:rPr>
          <w:rFonts w:ascii="Arial" w:hAnsi="Arial" w:cs="Arial"/>
          <w:color w:val="auto"/>
        </w:rPr>
        <w:t xml:space="preserve"> </w:t>
      </w:r>
      <w:r w:rsidR="00815493">
        <w:rPr>
          <w:rFonts w:ascii="Arial" w:hAnsi="Arial" w:cs="Arial"/>
          <w:color w:val="auto"/>
        </w:rPr>
        <w:t>Heat-</w:t>
      </w:r>
      <w:r w:rsidR="00EA156B" w:rsidRPr="00815493">
        <w:rPr>
          <w:rFonts w:ascii="Arial" w:hAnsi="Arial" w:cs="Arial"/>
          <w:color w:val="auto"/>
        </w:rPr>
        <w:t xml:space="preserve">shrink all </w:t>
      </w:r>
      <w:r w:rsidR="00815493" w:rsidRPr="00815493">
        <w:rPr>
          <w:rFonts w:ascii="Arial" w:hAnsi="Arial" w:cs="Arial"/>
          <w:color w:val="auto"/>
        </w:rPr>
        <w:t>connections.</w:t>
      </w:r>
    </w:p>
    <w:p w14:paraId="37577DFB" w14:textId="77777777" w:rsidR="00D075EE" w:rsidRPr="00815493" w:rsidRDefault="00D075EE" w:rsidP="0032223D">
      <w:pPr>
        <w:widowControl/>
        <w:autoSpaceDE/>
        <w:autoSpaceDN/>
        <w:adjustRightInd/>
        <w:rPr>
          <w:rFonts w:ascii="Arial" w:hAnsi="Arial" w:cs="Arial"/>
          <w:color w:val="auto"/>
        </w:rPr>
      </w:pPr>
    </w:p>
    <w:p w14:paraId="22876E1C" w14:textId="6C472F6E" w:rsidR="00815493" w:rsidRDefault="00A02743" w:rsidP="0032223D">
      <w:pPr>
        <w:pStyle w:val="ListParagraph"/>
        <w:widowControl/>
        <w:numPr>
          <w:ilvl w:val="2"/>
          <w:numId w:val="2"/>
        </w:numPr>
        <w:autoSpaceDE/>
        <w:autoSpaceDN/>
        <w:adjustRightInd/>
        <w:ind w:left="0" w:firstLine="0"/>
        <w:rPr>
          <w:rFonts w:ascii="Arial" w:hAnsi="Arial" w:cs="Arial"/>
          <w:color w:val="auto"/>
        </w:rPr>
      </w:pPr>
      <w:r w:rsidRPr="00815493">
        <w:rPr>
          <w:rFonts w:ascii="Arial" w:hAnsi="Arial" w:cs="Arial"/>
          <w:color w:val="auto"/>
        </w:rPr>
        <w:t xml:space="preserve">Solder </w:t>
      </w:r>
      <w:r w:rsidR="0032223D">
        <w:rPr>
          <w:rFonts w:ascii="Arial" w:hAnsi="Arial" w:cs="Arial"/>
          <w:color w:val="auto"/>
        </w:rPr>
        <w:t xml:space="preserve">the </w:t>
      </w:r>
      <w:r w:rsidRPr="00815493">
        <w:rPr>
          <w:rFonts w:ascii="Arial" w:hAnsi="Arial" w:cs="Arial"/>
          <w:color w:val="auto"/>
        </w:rPr>
        <w:t xml:space="preserve">2-pin male connector </w:t>
      </w:r>
      <w:r w:rsidR="0032223D">
        <w:rPr>
          <w:rFonts w:ascii="Arial" w:hAnsi="Arial" w:cs="Arial"/>
          <w:color w:val="auto"/>
        </w:rPr>
        <w:t xml:space="preserve">“B” </w:t>
      </w:r>
      <w:r w:rsidRPr="00815493">
        <w:rPr>
          <w:rFonts w:ascii="Arial" w:hAnsi="Arial" w:cs="Arial"/>
          <w:color w:val="auto"/>
        </w:rPr>
        <w:t xml:space="preserve">to </w:t>
      </w:r>
      <w:r w:rsidR="00815493" w:rsidRPr="00815493">
        <w:rPr>
          <w:rFonts w:ascii="Arial" w:hAnsi="Arial" w:cs="Arial"/>
          <w:color w:val="auto"/>
        </w:rPr>
        <w:t xml:space="preserve">+ (use red wire) and </w:t>
      </w:r>
      <w:r w:rsidRPr="00815493">
        <w:rPr>
          <w:rFonts w:ascii="Arial" w:hAnsi="Arial" w:cs="Arial"/>
          <w:color w:val="auto"/>
        </w:rPr>
        <w:t xml:space="preserve">NO1 </w:t>
      </w:r>
      <w:r w:rsidR="00815493" w:rsidRPr="00815493">
        <w:rPr>
          <w:rFonts w:ascii="Arial" w:hAnsi="Arial" w:cs="Arial"/>
          <w:color w:val="auto"/>
        </w:rPr>
        <w:t xml:space="preserve">(use black wire).  </w:t>
      </w:r>
      <w:r w:rsidR="00815493">
        <w:rPr>
          <w:rFonts w:ascii="Arial" w:hAnsi="Arial" w:cs="Arial"/>
          <w:color w:val="auto"/>
        </w:rPr>
        <w:t>Heat-</w:t>
      </w:r>
      <w:r w:rsidR="00815493" w:rsidRPr="00815493">
        <w:rPr>
          <w:rFonts w:ascii="Arial" w:hAnsi="Arial" w:cs="Arial"/>
          <w:color w:val="auto"/>
        </w:rPr>
        <w:t>shrink all connections.</w:t>
      </w:r>
    </w:p>
    <w:p w14:paraId="747140C4" w14:textId="77777777" w:rsidR="00815493" w:rsidRDefault="00815493" w:rsidP="0032223D">
      <w:pPr>
        <w:pStyle w:val="ListParagraph"/>
        <w:widowControl/>
        <w:autoSpaceDE/>
        <w:autoSpaceDN/>
        <w:adjustRightInd/>
        <w:ind w:left="0"/>
        <w:rPr>
          <w:rFonts w:ascii="Arial" w:hAnsi="Arial" w:cs="Arial"/>
          <w:color w:val="auto"/>
        </w:rPr>
      </w:pPr>
    </w:p>
    <w:p w14:paraId="5B935A05" w14:textId="77777777" w:rsidR="00815493" w:rsidRPr="00815493" w:rsidRDefault="00815493" w:rsidP="0032223D">
      <w:pPr>
        <w:pStyle w:val="ListParagraph"/>
        <w:ind w:left="0"/>
        <w:rPr>
          <w:rFonts w:ascii="Times New Roman" w:hAnsi="Times New Roman" w:cs="Times New Roman"/>
          <w:noProof/>
          <w:w w:val="0"/>
          <w:sz w:val="0"/>
          <w:szCs w:val="0"/>
          <w:u w:color="000000"/>
          <w:bdr w:val="none" w:sz="0" w:space="0" w:color="000000"/>
          <w:shd w:val="clear" w:color="000000" w:fill="000000"/>
        </w:rPr>
      </w:pPr>
    </w:p>
    <w:p w14:paraId="3F874477" w14:textId="57A79DDF" w:rsidR="00815493" w:rsidRPr="00815493" w:rsidRDefault="00815493" w:rsidP="0032223D">
      <w:pPr>
        <w:pStyle w:val="ListParagraph"/>
        <w:widowControl/>
        <w:autoSpaceDE/>
        <w:autoSpaceDN/>
        <w:adjustRightInd/>
        <w:ind w:left="0"/>
        <w:rPr>
          <w:rFonts w:ascii="Arial" w:hAnsi="Arial" w:cs="Arial"/>
          <w:color w:val="auto"/>
        </w:rPr>
      </w:pPr>
      <w:r w:rsidRPr="00815493">
        <w:rPr>
          <w:rFonts w:ascii="Times New Roman" w:hAnsi="Times New Roman" w:cs="Times New Roman"/>
          <w:noProof/>
          <w:w w:val="0"/>
          <w:sz w:val="0"/>
          <w:szCs w:val="0"/>
          <w:u w:color="000000"/>
          <w:bdr w:val="none" w:sz="0" w:space="0" w:color="000000"/>
          <w:shd w:val="clear" w:color="000000" w:fill="000000"/>
        </w:rPr>
        <w:t xml:space="preserve"> </w:t>
      </w:r>
      <w:r w:rsidR="00DF559A" w:rsidRPr="00705298">
        <w:rPr>
          <w:rFonts w:ascii="Times New Roman" w:hAnsi="Times New Roman" w:cs="Times New Roman"/>
          <w:noProof/>
          <w:w w:val="0"/>
          <w:sz w:val="0"/>
          <w:szCs w:val="0"/>
          <w:u w:val="single" w:color="000000"/>
          <w:bdr w:val="none" w:sz="0" w:space="0" w:color="000000"/>
          <w:shd w:val="clear" w:color="000000" w:fill="000000"/>
        </w:rPr>
        <w:drawing>
          <wp:inline distT="0" distB="0" distL="0" distR="0" wp14:anchorId="2AE0E4A1" wp14:editId="4394FDB7">
            <wp:extent cx="1472925" cy="125050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6103" cy="1261692"/>
                    </a:xfrm>
                    <a:prstGeom prst="rect">
                      <a:avLst/>
                    </a:prstGeom>
                    <a:noFill/>
                    <a:ln>
                      <a:noFill/>
                    </a:ln>
                  </pic:spPr>
                </pic:pic>
              </a:graphicData>
            </a:graphic>
          </wp:inline>
        </w:drawing>
      </w:r>
      <w:r w:rsidR="00A13AFE">
        <w:rPr>
          <w:rFonts w:ascii="Times New Roman" w:hAnsi="Times New Roman" w:cs="Times New Roman"/>
          <w:noProof/>
          <w:w w:val="0"/>
          <w:sz w:val="0"/>
          <w:szCs w:val="0"/>
          <w:u w:color="000000"/>
          <w:bdr w:val="none" w:sz="0" w:space="0" w:color="000000"/>
          <w:shd w:val="clear" w:color="000000" w:fill="000000"/>
        </w:rPr>
        <w:drawing>
          <wp:inline distT="0" distB="0" distL="0" distR="0" wp14:anchorId="7D1CE010" wp14:editId="43315547">
            <wp:extent cx="1260367" cy="4087201"/>
            <wp:effectExtent l="0" t="3810" r="0" b="0"/>
            <wp:docPr id="28" name="Picture 28" descr="C:\Users\alima\Download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ma\Downloads\FullSizeRen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1273568" cy="4130009"/>
                    </a:xfrm>
                    <a:prstGeom prst="rect">
                      <a:avLst/>
                    </a:prstGeom>
                    <a:noFill/>
                    <a:ln>
                      <a:noFill/>
                    </a:ln>
                  </pic:spPr>
                </pic:pic>
              </a:graphicData>
            </a:graphic>
          </wp:inline>
        </w:drawing>
      </w:r>
    </w:p>
    <w:p w14:paraId="25F8C36A" w14:textId="2C908691" w:rsidR="00DA0890" w:rsidRPr="00815493" w:rsidRDefault="00DA0890" w:rsidP="0032223D">
      <w:pPr>
        <w:pStyle w:val="ListParagraph"/>
        <w:widowControl/>
        <w:autoSpaceDE/>
        <w:autoSpaceDN/>
        <w:adjustRightInd/>
        <w:ind w:left="0"/>
        <w:jc w:val="left"/>
        <w:rPr>
          <w:rFonts w:ascii="Arial" w:hAnsi="Arial" w:cs="Arial"/>
          <w:color w:val="auto"/>
        </w:rPr>
      </w:pPr>
    </w:p>
    <w:p w14:paraId="4A7AC2E9" w14:textId="7C9CDA1B" w:rsidR="00DA0890" w:rsidRDefault="00076D46"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 xml:space="preserve">Photo-interrupter </w:t>
      </w:r>
      <w:r w:rsidR="000A7CFC" w:rsidRPr="00611EFD">
        <w:rPr>
          <w:rFonts w:ascii="Arial" w:hAnsi="Arial" w:cs="Arial"/>
          <w:b/>
          <w:color w:val="auto"/>
        </w:rPr>
        <w:t>:</w:t>
      </w:r>
    </w:p>
    <w:p w14:paraId="42AB4551" w14:textId="33C9005C" w:rsidR="00B51FBF" w:rsidRPr="00B51FBF" w:rsidRDefault="00B51FBF" w:rsidP="0032223D">
      <w:pPr>
        <w:pStyle w:val="ListParagraph"/>
        <w:widowControl/>
        <w:autoSpaceDE/>
        <w:autoSpaceDN/>
        <w:adjustRightInd/>
        <w:ind w:left="0"/>
        <w:rPr>
          <w:rFonts w:ascii="Arial" w:hAnsi="Arial" w:cs="Arial"/>
          <w:color w:val="auto"/>
        </w:rPr>
      </w:pPr>
    </w:p>
    <w:p w14:paraId="71FA2E07" w14:textId="02202E56" w:rsidR="00C95E1E" w:rsidRPr="00B51FBF"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lastRenderedPageBreak/>
        <w:t xml:space="preserve">Solder </w:t>
      </w:r>
      <w:r w:rsidR="00076D46">
        <w:rPr>
          <w:rFonts w:ascii="Arial" w:hAnsi="Arial" w:cs="Arial"/>
          <w:color w:val="auto"/>
        </w:rPr>
        <w:t xml:space="preserve">photo-interrupter </w:t>
      </w:r>
      <w:r w:rsidR="00815493">
        <w:rPr>
          <w:rFonts w:ascii="Arial" w:hAnsi="Arial" w:cs="Arial"/>
          <w:color w:val="auto"/>
        </w:rPr>
        <w:t xml:space="preserve">(the black part) </w:t>
      </w:r>
      <w:r w:rsidRPr="00B51FBF">
        <w:rPr>
          <w:rFonts w:ascii="Arial" w:hAnsi="Arial" w:cs="Arial"/>
          <w:color w:val="auto"/>
        </w:rPr>
        <w:t xml:space="preserve">to breakout board. </w:t>
      </w:r>
    </w:p>
    <w:p w14:paraId="62944274" w14:textId="77777777" w:rsidR="00DA0890" w:rsidRPr="00B51FBF" w:rsidRDefault="00DA0890" w:rsidP="0032223D">
      <w:pPr>
        <w:pStyle w:val="ListParagraph"/>
        <w:widowControl/>
        <w:autoSpaceDE/>
        <w:autoSpaceDN/>
        <w:adjustRightInd/>
        <w:ind w:left="0"/>
        <w:rPr>
          <w:rFonts w:ascii="Arial" w:hAnsi="Arial" w:cs="Arial"/>
          <w:color w:val="auto"/>
        </w:rPr>
      </w:pPr>
    </w:p>
    <w:p w14:paraId="5FC3B81C" w14:textId="77777777" w:rsidR="00A5265D" w:rsidRPr="00B51FBF" w:rsidRDefault="00A5265D"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Solder a 4.7K resistor to the front of the breakout board.</w:t>
      </w:r>
    </w:p>
    <w:p w14:paraId="4A5643B2" w14:textId="5595D143" w:rsidR="00DA0890" w:rsidRDefault="00C95E1E" w:rsidP="0032223D">
      <w:pPr>
        <w:pStyle w:val="ListParagraph"/>
        <w:widowControl/>
        <w:numPr>
          <w:ilvl w:val="2"/>
          <w:numId w:val="2"/>
        </w:numPr>
        <w:autoSpaceDE/>
        <w:autoSpaceDN/>
        <w:adjustRightInd/>
        <w:ind w:left="0" w:firstLine="0"/>
        <w:rPr>
          <w:rFonts w:ascii="Arial" w:hAnsi="Arial" w:cs="Arial"/>
          <w:color w:val="auto"/>
        </w:rPr>
      </w:pPr>
      <w:r w:rsidRPr="00A3758E">
        <w:rPr>
          <w:rFonts w:ascii="Arial" w:hAnsi="Arial" w:cs="Arial"/>
          <w:color w:val="auto"/>
        </w:rPr>
        <w:t>Solde</w:t>
      </w:r>
      <w:r w:rsidR="00815493">
        <w:rPr>
          <w:rFonts w:ascii="Arial" w:hAnsi="Arial" w:cs="Arial"/>
          <w:color w:val="auto"/>
        </w:rPr>
        <w:t xml:space="preserve">r </w:t>
      </w:r>
      <w:r w:rsidR="0032223D">
        <w:rPr>
          <w:rFonts w:ascii="Arial" w:hAnsi="Arial" w:cs="Arial"/>
          <w:color w:val="auto"/>
        </w:rPr>
        <w:t xml:space="preserve">the </w:t>
      </w:r>
      <w:r w:rsidR="00815493">
        <w:rPr>
          <w:rFonts w:ascii="Arial" w:hAnsi="Arial" w:cs="Arial"/>
          <w:color w:val="auto"/>
        </w:rPr>
        <w:t xml:space="preserve">male 3-pin connector </w:t>
      </w:r>
      <w:r w:rsidR="0032223D">
        <w:rPr>
          <w:rFonts w:ascii="Arial" w:hAnsi="Arial" w:cs="Arial"/>
          <w:color w:val="auto"/>
        </w:rPr>
        <w:t xml:space="preserve">“E” </w:t>
      </w:r>
      <w:r w:rsidRPr="00A3758E">
        <w:rPr>
          <w:rFonts w:ascii="Arial" w:hAnsi="Arial" w:cs="Arial"/>
          <w:color w:val="auto"/>
        </w:rPr>
        <w:t>to the back of the bre</w:t>
      </w:r>
      <w:r w:rsidR="00DF5872" w:rsidRPr="00A3758E">
        <w:rPr>
          <w:rFonts w:ascii="Arial" w:hAnsi="Arial" w:cs="Arial"/>
          <w:color w:val="auto"/>
        </w:rPr>
        <w:t>akout board</w:t>
      </w:r>
      <w:r w:rsidR="00DF5872" w:rsidRPr="00B51FBF">
        <w:rPr>
          <w:rFonts w:ascii="Arial" w:hAnsi="Arial" w:cs="Arial"/>
          <w:color w:val="auto"/>
        </w:rPr>
        <w:t xml:space="preserve">: </w:t>
      </w:r>
      <w:r w:rsidR="00815493">
        <w:rPr>
          <w:rFonts w:ascii="Arial" w:hAnsi="Arial" w:cs="Arial"/>
          <w:color w:val="auto"/>
        </w:rPr>
        <w:t xml:space="preserve">Red wire </w:t>
      </w:r>
      <w:r w:rsidR="0032223D">
        <w:rPr>
          <w:rFonts w:ascii="Arial" w:hAnsi="Arial" w:cs="Arial"/>
          <w:color w:val="auto"/>
        </w:rPr>
        <w:t xml:space="preserve">to </w:t>
      </w:r>
      <w:r w:rsidR="00815493">
        <w:rPr>
          <w:rFonts w:ascii="Arial" w:hAnsi="Arial" w:cs="Arial"/>
          <w:color w:val="auto"/>
        </w:rPr>
        <w:t>PWR</w:t>
      </w:r>
      <w:r w:rsidR="008E1817" w:rsidRPr="00B51FBF">
        <w:rPr>
          <w:rFonts w:ascii="Arial" w:hAnsi="Arial" w:cs="Arial"/>
          <w:color w:val="auto"/>
        </w:rPr>
        <w:t xml:space="preserve">, </w:t>
      </w:r>
      <w:r w:rsidR="00815493">
        <w:rPr>
          <w:rFonts w:ascii="Arial" w:hAnsi="Arial" w:cs="Arial"/>
          <w:color w:val="auto"/>
        </w:rPr>
        <w:t xml:space="preserve">Green wire </w:t>
      </w:r>
      <w:r w:rsidR="0032223D">
        <w:rPr>
          <w:rFonts w:ascii="Arial" w:hAnsi="Arial" w:cs="Arial"/>
          <w:color w:val="auto"/>
        </w:rPr>
        <w:t xml:space="preserve">to </w:t>
      </w:r>
      <w:r w:rsidR="00815493">
        <w:rPr>
          <w:rFonts w:ascii="Arial" w:hAnsi="Arial" w:cs="Arial"/>
          <w:color w:val="auto"/>
        </w:rPr>
        <w:t>GND</w:t>
      </w:r>
      <w:r w:rsidR="008E1817" w:rsidRPr="00B51FBF">
        <w:rPr>
          <w:rFonts w:ascii="Arial" w:hAnsi="Arial" w:cs="Arial"/>
          <w:color w:val="auto"/>
        </w:rPr>
        <w:t xml:space="preserve">, and </w:t>
      </w:r>
      <w:r w:rsidR="00815493">
        <w:rPr>
          <w:rFonts w:ascii="Arial" w:hAnsi="Arial" w:cs="Arial"/>
          <w:color w:val="auto"/>
        </w:rPr>
        <w:t xml:space="preserve">white wire </w:t>
      </w:r>
      <w:r w:rsidR="0032223D">
        <w:rPr>
          <w:rFonts w:ascii="Arial" w:hAnsi="Arial" w:cs="Arial"/>
          <w:color w:val="auto"/>
        </w:rPr>
        <w:t xml:space="preserve">to </w:t>
      </w:r>
      <w:r w:rsidR="00815493">
        <w:rPr>
          <w:rFonts w:ascii="Arial" w:hAnsi="Arial" w:cs="Arial"/>
          <w:color w:val="auto"/>
        </w:rPr>
        <w:t>SGL</w:t>
      </w:r>
      <w:r w:rsidRPr="00B51FBF">
        <w:rPr>
          <w:rFonts w:ascii="Arial" w:hAnsi="Arial" w:cs="Arial"/>
          <w:color w:val="auto"/>
        </w:rPr>
        <w:t>.</w:t>
      </w:r>
      <w:r w:rsidR="00815493">
        <w:rPr>
          <w:rFonts w:ascii="Arial" w:hAnsi="Arial" w:cs="Arial"/>
          <w:color w:val="auto"/>
        </w:rPr>
        <w:t xml:space="preserve">  </w:t>
      </w:r>
    </w:p>
    <w:p w14:paraId="1CD25459" w14:textId="77777777" w:rsidR="00DF559A" w:rsidRDefault="00DF559A" w:rsidP="00705298">
      <w:pPr>
        <w:pStyle w:val="ListParagraph"/>
        <w:widowControl/>
        <w:autoSpaceDE/>
        <w:autoSpaceDN/>
        <w:adjustRightInd/>
        <w:ind w:left="0"/>
        <w:rPr>
          <w:rFonts w:ascii="Arial" w:hAnsi="Arial" w:cs="Arial"/>
          <w:color w:val="auto"/>
        </w:rPr>
      </w:pPr>
    </w:p>
    <w:p w14:paraId="1F45BF4C" w14:textId="15C712EE" w:rsidR="00DF559A" w:rsidRDefault="00DF559A" w:rsidP="0032223D">
      <w:pPr>
        <w:pStyle w:val="ListParagraph"/>
        <w:ind w:left="0"/>
        <w:rPr>
          <w:rFonts w:ascii="Arial" w:hAnsi="Arial" w:cs="Arial"/>
          <w:color w:val="auto"/>
        </w:rPr>
      </w:pPr>
      <w:r>
        <w:rPr>
          <w:rFonts w:ascii="Arial" w:hAnsi="Arial" w:cs="Arial"/>
          <w:b/>
          <w:noProof/>
          <w:color w:val="auto"/>
        </w:rPr>
        <w:drawing>
          <wp:inline distT="0" distB="0" distL="0" distR="0" wp14:anchorId="2D991613" wp14:editId="64F08FEC">
            <wp:extent cx="891248" cy="1055511"/>
            <wp:effectExtent l="0" t="0" r="4445" b="0"/>
            <wp:docPr id="7" name="Picture 7" descr="C:\Users\alima\AppData\Local\Microsoft\Windows\Temporary Internet Files\Content.Outlook\B4E57ERM\FullSizeRende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ma\AppData\Local\Microsoft\Windows\Temporary Internet Files\Content.Outlook\B4E57ERM\FullSizeRender (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838" cy="1060947"/>
                    </a:xfrm>
                    <a:prstGeom prst="rect">
                      <a:avLst/>
                    </a:prstGeom>
                    <a:noFill/>
                    <a:ln>
                      <a:noFill/>
                    </a:ln>
                  </pic:spPr>
                </pic:pic>
              </a:graphicData>
            </a:graphic>
          </wp:inline>
        </w:drawing>
      </w:r>
    </w:p>
    <w:p w14:paraId="4B068801" w14:textId="77777777" w:rsidR="00DF559A" w:rsidRPr="00076D46" w:rsidRDefault="00DF559A" w:rsidP="0032223D">
      <w:pPr>
        <w:pStyle w:val="ListParagraph"/>
        <w:ind w:left="0"/>
        <w:rPr>
          <w:rFonts w:ascii="Arial" w:hAnsi="Arial" w:cs="Arial"/>
          <w:color w:val="auto"/>
        </w:rPr>
      </w:pPr>
    </w:p>
    <w:p w14:paraId="321B4F21" w14:textId="77777777" w:rsidR="00815493" w:rsidRPr="00815493" w:rsidRDefault="00076D46"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 xml:space="preserve">Trim </w:t>
      </w:r>
      <w:r w:rsidR="00611EFD">
        <w:rPr>
          <w:rFonts w:ascii="Arial" w:hAnsi="Arial" w:cs="Arial"/>
          <w:color w:val="auto"/>
        </w:rPr>
        <w:t xml:space="preserve">all </w:t>
      </w:r>
      <w:r>
        <w:rPr>
          <w:rFonts w:ascii="Arial" w:hAnsi="Arial" w:cs="Arial"/>
          <w:color w:val="auto"/>
        </w:rPr>
        <w:t xml:space="preserve">loose wires on photo-interrupter </w:t>
      </w:r>
      <w:r w:rsidR="00611EFD">
        <w:rPr>
          <w:rFonts w:ascii="Arial" w:hAnsi="Arial" w:cs="Arial"/>
          <w:color w:val="auto"/>
        </w:rPr>
        <w:t xml:space="preserve">break out </w:t>
      </w:r>
      <w:r>
        <w:rPr>
          <w:rFonts w:ascii="Arial" w:hAnsi="Arial" w:cs="Arial"/>
          <w:color w:val="auto"/>
        </w:rPr>
        <w:t>board.</w:t>
      </w:r>
      <w:r w:rsidR="00815493" w:rsidRPr="00815493">
        <w:rPr>
          <w:rFonts w:ascii="Arial" w:hAnsi="Arial" w:cs="Arial"/>
          <w:b/>
          <w:noProof/>
          <w:color w:val="auto"/>
        </w:rPr>
        <w:t xml:space="preserve"> </w:t>
      </w:r>
    </w:p>
    <w:p w14:paraId="7DC840DC" w14:textId="77777777" w:rsidR="00815493" w:rsidRPr="00815493" w:rsidRDefault="00815493" w:rsidP="0032223D">
      <w:pPr>
        <w:pStyle w:val="ListParagraph"/>
        <w:ind w:left="0"/>
        <w:rPr>
          <w:rFonts w:ascii="Arial" w:hAnsi="Arial" w:cs="Arial"/>
          <w:color w:val="auto"/>
        </w:rPr>
      </w:pPr>
    </w:p>
    <w:p w14:paraId="1ED5A7D7" w14:textId="138F2CDD" w:rsidR="00076D46" w:rsidRPr="00C538F0" w:rsidRDefault="00815493" w:rsidP="0032223D">
      <w:pPr>
        <w:pStyle w:val="ListParagraph"/>
        <w:widowControl/>
        <w:autoSpaceDE/>
        <w:autoSpaceDN/>
        <w:adjustRightInd/>
        <w:ind w:left="0"/>
        <w:rPr>
          <w:rFonts w:ascii="Arial" w:hAnsi="Arial" w:cs="Arial"/>
          <w:color w:val="auto"/>
        </w:rPr>
      </w:pPr>
      <w:r>
        <w:rPr>
          <w:rFonts w:ascii="Arial" w:hAnsi="Arial" w:cs="Arial"/>
          <w:color w:val="auto"/>
        </w:rPr>
        <w:t xml:space="preserve">   </w:t>
      </w:r>
      <w:r>
        <w:rPr>
          <w:rFonts w:ascii="Arial" w:hAnsi="Arial" w:cs="Arial"/>
          <w:b/>
          <w:noProof/>
          <w:color w:val="auto"/>
        </w:rPr>
        <w:drawing>
          <wp:inline distT="0" distB="0" distL="0" distR="0" wp14:anchorId="4A2FE451" wp14:editId="2A56D024">
            <wp:extent cx="819656" cy="1066800"/>
            <wp:effectExtent l="0" t="0" r="0" b="0"/>
            <wp:docPr id="20" name="Picture 20" descr="C:\Users\alima\AppData\Local\Microsoft\Windows\Temporary Internet Files\Content.Outlook\B4E57ERM\FullSizeRende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ma\AppData\Local\Microsoft\Windows\Temporary Internet Files\Content.Outlook\B4E57ERM\FullSizeRender (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9957" cy="1067191"/>
                    </a:xfrm>
                    <a:prstGeom prst="rect">
                      <a:avLst/>
                    </a:prstGeom>
                    <a:noFill/>
                    <a:ln>
                      <a:noFill/>
                    </a:ln>
                  </pic:spPr>
                </pic:pic>
              </a:graphicData>
            </a:graphic>
          </wp:inline>
        </w:drawing>
      </w:r>
    </w:p>
    <w:p w14:paraId="5A9E225E" w14:textId="77777777" w:rsidR="00B51FBF" w:rsidRPr="00B51FBF" w:rsidRDefault="00B51FBF" w:rsidP="0032223D">
      <w:pPr>
        <w:widowControl/>
        <w:autoSpaceDE/>
        <w:autoSpaceDN/>
        <w:adjustRightInd/>
        <w:rPr>
          <w:rFonts w:ascii="Arial" w:hAnsi="Arial" w:cs="Arial"/>
          <w:color w:val="auto"/>
        </w:rPr>
      </w:pPr>
    </w:p>
    <w:p w14:paraId="49C22DC3" w14:textId="7E17AD9A" w:rsidR="00C63605" w:rsidRPr="0032223D" w:rsidRDefault="00C63605" w:rsidP="0032223D">
      <w:pPr>
        <w:pStyle w:val="ListParagraph"/>
        <w:widowControl/>
        <w:numPr>
          <w:ilvl w:val="1"/>
          <w:numId w:val="2"/>
        </w:numPr>
        <w:autoSpaceDE/>
        <w:autoSpaceDN/>
        <w:adjustRightInd/>
        <w:ind w:left="0" w:firstLine="0"/>
        <w:rPr>
          <w:rFonts w:ascii="Arial" w:hAnsi="Arial" w:cs="Arial"/>
          <w:b/>
          <w:color w:val="auto"/>
        </w:rPr>
      </w:pPr>
      <w:r w:rsidRPr="0032223D">
        <w:rPr>
          <w:rFonts w:ascii="Arial" w:hAnsi="Arial" w:cs="Arial"/>
          <w:b/>
          <w:color w:val="auto"/>
        </w:rPr>
        <w:t>Boost board</w:t>
      </w:r>
    </w:p>
    <w:p w14:paraId="7058E281" w14:textId="77777777" w:rsidR="00D075EE" w:rsidRPr="0032223D" w:rsidRDefault="00D075EE" w:rsidP="0032223D">
      <w:pPr>
        <w:pStyle w:val="ListParagraph"/>
        <w:widowControl/>
        <w:autoSpaceDE/>
        <w:autoSpaceDN/>
        <w:adjustRightInd/>
        <w:ind w:left="0"/>
        <w:rPr>
          <w:rFonts w:ascii="Arial" w:hAnsi="Arial" w:cs="Arial"/>
          <w:color w:val="auto"/>
        </w:rPr>
      </w:pPr>
    </w:p>
    <w:p w14:paraId="5725A97E" w14:textId="5A20370F" w:rsidR="00DC2E9E" w:rsidRPr="0032223D" w:rsidRDefault="00D075EE" w:rsidP="0032223D">
      <w:pPr>
        <w:pStyle w:val="ListParagraph"/>
        <w:widowControl/>
        <w:numPr>
          <w:ilvl w:val="2"/>
          <w:numId w:val="2"/>
        </w:numPr>
        <w:autoSpaceDE/>
        <w:autoSpaceDN/>
        <w:adjustRightInd/>
        <w:ind w:left="0" w:firstLine="0"/>
        <w:rPr>
          <w:rFonts w:ascii="Arial" w:hAnsi="Arial" w:cs="Arial"/>
          <w:color w:val="auto"/>
        </w:rPr>
      </w:pPr>
      <w:r w:rsidRPr="0032223D">
        <w:rPr>
          <w:rFonts w:ascii="Arial" w:hAnsi="Arial" w:cs="Arial"/>
          <w:color w:val="auto"/>
        </w:rPr>
        <w:t xml:space="preserve">Solder </w:t>
      </w:r>
      <w:r w:rsidR="0032223D" w:rsidRPr="0032223D">
        <w:rPr>
          <w:rFonts w:ascii="Arial" w:hAnsi="Arial" w:cs="Arial"/>
          <w:color w:val="auto"/>
        </w:rPr>
        <w:t xml:space="preserve">the </w:t>
      </w:r>
      <w:r w:rsidRPr="0032223D">
        <w:rPr>
          <w:rFonts w:ascii="Arial" w:hAnsi="Arial" w:cs="Arial"/>
          <w:color w:val="auto"/>
        </w:rPr>
        <w:t xml:space="preserve">2-pin </w:t>
      </w:r>
      <w:r w:rsidR="00C16678" w:rsidRPr="0032223D">
        <w:rPr>
          <w:rFonts w:ascii="Arial" w:hAnsi="Arial" w:cs="Arial"/>
          <w:color w:val="auto"/>
        </w:rPr>
        <w:t xml:space="preserve">female </w:t>
      </w:r>
      <w:r w:rsidRPr="0032223D">
        <w:rPr>
          <w:rFonts w:ascii="Arial" w:hAnsi="Arial" w:cs="Arial"/>
          <w:color w:val="auto"/>
        </w:rPr>
        <w:t xml:space="preserve">connector </w:t>
      </w:r>
      <w:r w:rsidR="0032223D" w:rsidRPr="0032223D">
        <w:rPr>
          <w:rFonts w:ascii="Arial" w:hAnsi="Arial" w:cs="Arial"/>
          <w:color w:val="auto"/>
        </w:rPr>
        <w:t xml:space="preserve">“A” </w:t>
      </w:r>
      <w:r w:rsidRPr="0032223D">
        <w:rPr>
          <w:rFonts w:ascii="Arial" w:hAnsi="Arial" w:cs="Arial"/>
          <w:color w:val="auto"/>
        </w:rPr>
        <w:t>to 5V and Ground pins on the boost board</w:t>
      </w:r>
      <w:r w:rsidR="00815493" w:rsidRPr="0032223D">
        <w:rPr>
          <w:rFonts w:ascii="Arial" w:hAnsi="Arial" w:cs="Arial"/>
          <w:color w:val="auto"/>
        </w:rPr>
        <w:t>.</w:t>
      </w:r>
    </w:p>
    <w:p w14:paraId="0B826E88" w14:textId="0D54816D" w:rsidR="00D075EE" w:rsidRPr="0032223D" w:rsidRDefault="00DC2E9E" w:rsidP="0032223D">
      <w:pPr>
        <w:pStyle w:val="ListParagraph"/>
        <w:widowControl/>
        <w:autoSpaceDE/>
        <w:autoSpaceDN/>
        <w:adjustRightInd/>
        <w:ind w:left="0"/>
        <w:rPr>
          <w:rFonts w:ascii="Arial" w:hAnsi="Arial" w:cs="Arial"/>
          <w:color w:val="auto"/>
        </w:rPr>
      </w:pPr>
      <w:r w:rsidRPr="0032223D">
        <w:rPr>
          <w:rFonts w:ascii="Arial" w:hAnsi="Arial" w:cs="Arial"/>
          <w:noProof/>
          <w:color w:val="auto"/>
        </w:rPr>
        <w:t xml:space="preserve"> </w:t>
      </w:r>
      <w:r w:rsidR="006651F3" w:rsidRPr="0032223D">
        <w:rPr>
          <w:rFonts w:ascii="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519EE1CD" w14:textId="1161A9A7" w:rsidR="00DF559A" w:rsidRPr="00705298" w:rsidRDefault="00A3758E" w:rsidP="00705298">
      <w:pPr>
        <w:pStyle w:val="ListParagraph"/>
        <w:widowControl/>
        <w:numPr>
          <w:ilvl w:val="2"/>
          <w:numId w:val="2"/>
        </w:numPr>
        <w:autoSpaceDE/>
        <w:autoSpaceDN/>
        <w:adjustRightInd/>
        <w:ind w:left="0" w:firstLine="0"/>
        <w:rPr>
          <w:rFonts w:ascii="Arial" w:hAnsi="Arial" w:cs="Arial"/>
          <w:color w:val="auto"/>
        </w:rPr>
      </w:pPr>
      <w:r w:rsidRPr="0032223D">
        <w:rPr>
          <w:rFonts w:ascii="Arial" w:hAnsi="Arial" w:cs="Arial"/>
          <w:color w:val="auto"/>
        </w:rPr>
        <w:t xml:space="preserve">Solder </w:t>
      </w:r>
      <w:r w:rsidR="00C16678" w:rsidRPr="0032223D">
        <w:rPr>
          <w:rFonts w:ascii="Arial" w:hAnsi="Arial" w:cs="Arial"/>
          <w:color w:val="auto"/>
        </w:rPr>
        <w:t xml:space="preserve">the </w:t>
      </w:r>
      <w:r w:rsidR="00815493" w:rsidRPr="0032223D">
        <w:rPr>
          <w:rFonts w:ascii="Arial" w:hAnsi="Arial" w:cs="Arial"/>
          <w:color w:val="auto"/>
        </w:rPr>
        <w:t xml:space="preserve">black wire from </w:t>
      </w:r>
      <w:r w:rsidR="0032223D" w:rsidRPr="0032223D">
        <w:rPr>
          <w:rFonts w:ascii="Arial" w:hAnsi="Arial" w:cs="Arial"/>
          <w:color w:val="auto"/>
        </w:rPr>
        <w:t xml:space="preserve">male </w:t>
      </w:r>
      <w:r w:rsidRPr="0032223D">
        <w:rPr>
          <w:rFonts w:ascii="Arial" w:hAnsi="Arial" w:cs="Arial"/>
          <w:color w:val="auto"/>
        </w:rPr>
        <w:t xml:space="preserve">connector </w:t>
      </w:r>
      <w:r w:rsidR="0032223D" w:rsidRPr="0032223D">
        <w:rPr>
          <w:rFonts w:ascii="Arial" w:hAnsi="Arial" w:cs="Arial"/>
          <w:color w:val="auto"/>
        </w:rPr>
        <w:t xml:space="preserve">“D” </w:t>
      </w:r>
      <w:r w:rsidRPr="0032223D">
        <w:rPr>
          <w:rFonts w:ascii="Arial" w:hAnsi="Arial" w:cs="Arial"/>
          <w:color w:val="auto"/>
        </w:rPr>
        <w:t xml:space="preserve">to the </w:t>
      </w:r>
      <w:r w:rsidR="00815493" w:rsidRPr="0032223D">
        <w:rPr>
          <w:rFonts w:ascii="Arial" w:hAnsi="Arial" w:cs="Arial"/>
          <w:color w:val="auto"/>
        </w:rPr>
        <w:t xml:space="preserve">additional </w:t>
      </w:r>
      <w:r w:rsidR="000F3556" w:rsidRPr="0032223D">
        <w:rPr>
          <w:rFonts w:ascii="Arial" w:hAnsi="Arial" w:cs="Arial"/>
          <w:color w:val="auto"/>
        </w:rPr>
        <w:t>GND</w:t>
      </w:r>
      <w:r w:rsidRPr="0032223D">
        <w:rPr>
          <w:rFonts w:ascii="Arial" w:hAnsi="Arial" w:cs="Arial"/>
          <w:color w:val="auto"/>
        </w:rPr>
        <w:t xml:space="preserve"> pin on the boost board</w:t>
      </w:r>
      <w:r w:rsidR="00815493" w:rsidRPr="0032223D">
        <w:rPr>
          <w:rFonts w:ascii="Arial" w:hAnsi="Arial" w:cs="Arial"/>
          <w:color w:val="auto"/>
        </w:rPr>
        <w:t xml:space="preserve">.  </w:t>
      </w:r>
    </w:p>
    <w:p w14:paraId="62B04971" w14:textId="77777777" w:rsidR="00AA6604" w:rsidRDefault="00AA6604" w:rsidP="0032223D">
      <w:pPr>
        <w:pStyle w:val="ListParagraph"/>
        <w:widowControl/>
        <w:autoSpaceDE/>
        <w:autoSpaceDN/>
        <w:adjustRightInd/>
        <w:ind w:left="0"/>
        <w:rPr>
          <w:rFonts w:ascii="Arial" w:hAnsi="Arial" w:cs="Arial"/>
          <w:color w:val="auto"/>
        </w:rPr>
      </w:pPr>
      <w:r>
        <w:rPr>
          <w:rFonts w:ascii="Times New Roman" w:hAnsi="Times New Roman" w:cs="Times New Roman"/>
          <w:noProof/>
          <w:w w:val="0"/>
          <w:sz w:val="0"/>
          <w:szCs w:val="0"/>
          <w:u w:color="000000"/>
          <w:bdr w:val="none" w:sz="0" w:space="0" w:color="000000"/>
          <w:shd w:val="clear" w:color="000000" w:fill="000000"/>
        </w:rPr>
        <w:drawing>
          <wp:inline distT="0" distB="0" distL="0" distR="0" wp14:anchorId="57374AE0" wp14:editId="36A0364A">
            <wp:extent cx="1359842" cy="3949292"/>
            <wp:effectExtent l="635" t="0" r="0" b="0"/>
            <wp:docPr id="31" name="Picture 31" descr="C:\Users\alima\AppData\Local\Microsoft\Windows\Temporary Internet Files\Content.Outlook\B4E57ERM\FullSizeRen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ma\AppData\Local\Microsoft\Windows\Temporary Internet Files\Content.Outlook\B4E57ERM\FullSizeRender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1363698" cy="3960492"/>
                    </a:xfrm>
                    <a:prstGeom prst="rect">
                      <a:avLst/>
                    </a:prstGeom>
                    <a:noFill/>
                    <a:ln>
                      <a:noFill/>
                    </a:ln>
                  </pic:spPr>
                </pic:pic>
              </a:graphicData>
            </a:graphic>
          </wp:inline>
        </w:drawing>
      </w:r>
    </w:p>
    <w:p w14:paraId="7C6ED762" w14:textId="3761639A" w:rsidR="00C63605" w:rsidRDefault="00C63605" w:rsidP="0032223D">
      <w:pPr>
        <w:pStyle w:val="ListParagraph"/>
        <w:widowControl/>
        <w:autoSpaceDE/>
        <w:autoSpaceDN/>
        <w:adjustRightInd/>
        <w:ind w:left="0"/>
        <w:rPr>
          <w:rFonts w:ascii="Arial" w:hAnsi="Arial" w:cs="Arial"/>
          <w:color w:val="auto"/>
        </w:rPr>
      </w:pPr>
    </w:p>
    <w:p w14:paraId="1DAEF084" w14:textId="7A418049" w:rsidR="004E3EC1" w:rsidRPr="00611EFD" w:rsidRDefault="00C95E1E"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BNC output cable (optional):</w:t>
      </w:r>
    </w:p>
    <w:p w14:paraId="1D96C2FB" w14:textId="77777777" w:rsidR="007D7316" w:rsidRPr="00B51FBF" w:rsidRDefault="007D7316" w:rsidP="0032223D">
      <w:pPr>
        <w:pStyle w:val="ListParagraph"/>
        <w:widowControl/>
        <w:autoSpaceDE/>
        <w:autoSpaceDN/>
        <w:adjustRightInd/>
        <w:ind w:left="0"/>
        <w:rPr>
          <w:rFonts w:ascii="Arial" w:hAnsi="Arial" w:cs="Arial"/>
          <w:color w:val="auto"/>
        </w:rPr>
      </w:pPr>
    </w:p>
    <w:p w14:paraId="7FD47557" w14:textId="5C48C8C8" w:rsidR="00C95E1E" w:rsidRDefault="00815493"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 xml:space="preserve">Solder </w:t>
      </w:r>
      <w:r w:rsidR="0032223D">
        <w:rPr>
          <w:rFonts w:ascii="Arial" w:hAnsi="Arial" w:cs="Arial"/>
          <w:color w:val="auto"/>
        </w:rPr>
        <w:t xml:space="preserve">the </w:t>
      </w:r>
      <w:r>
        <w:rPr>
          <w:rFonts w:ascii="Arial" w:hAnsi="Arial" w:cs="Arial"/>
          <w:color w:val="auto"/>
        </w:rPr>
        <w:t xml:space="preserve">2-pin connector </w:t>
      </w:r>
      <w:r w:rsidR="00572B07">
        <w:rPr>
          <w:rFonts w:ascii="Arial" w:hAnsi="Arial" w:cs="Arial"/>
          <w:color w:val="auto"/>
        </w:rPr>
        <w:t xml:space="preserve">“C” </w:t>
      </w:r>
      <w:r>
        <w:rPr>
          <w:rFonts w:ascii="Arial" w:hAnsi="Arial" w:cs="Arial"/>
          <w:color w:val="auto"/>
        </w:rPr>
        <w:t xml:space="preserve">to the terminals of a BNC cable (red wire to central pin, black wire to outside pin).  Note: for assembly, the 2-pin connector must fit through the nut on the </w:t>
      </w:r>
      <w:r w:rsidR="0032223D">
        <w:rPr>
          <w:rFonts w:ascii="Arial" w:hAnsi="Arial" w:cs="Arial"/>
          <w:color w:val="auto"/>
        </w:rPr>
        <w:t>BNC plug.  We use a smaller connector, or shave down the JST connector with a razor blade to make it fit.</w:t>
      </w:r>
    </w:p>
    <w:p w14:paraId="313B0E83" w14:textId="5AD58EFA" w:rsidR="0032223D" w:rsidRDefault="00334232" w:rsidP="0032223D">
      <w:pPr>
        <w:pStyle w:val="ListParagraph"/>
        <w:widowControl/>
        <w:autoSpaceDE/>
        <w:autoSpaceDN/>
        <w:adjustRightInd/>
        <w:ind w:left="0"/>
        <w:rPr>
          <w:rFonts w:ascii="Arial" w:hAnsi="Arial" w:cs="Arial"/>
          <w:color w:val="auto"/>
        </w:rPr>
      </w:pPr>
      <w:r>
        <w:rPr>
          <w:rFonts w:ascii="Arial" w:hAnsi="Arial" w:cs="Arial"/>
          <w:noProof/>
          <w:color w:val="auto"/>
        </w:rPr>
        <w:lastRenderedPageBreak/>
        <w:drawing>
          <wp:inline distT="0" distB="0" distL="0" distR="0" wp14:anchorId="4DDAF7BE" wp14:editId="08291899">
            <wp:extent cx="1040463" cy="2987881"/>
            <wp:effectExtent l="0" t="2223" r="5398" b="5397"/>
            <wp:docPr id="25" name="Picture 25" descr="C:\Users\alima\AppData\Local\Microsoft\Windows\Temporary Internet Files\Content.Outlook\B4E57ERM\FullSizeRender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ma\AppData\Local\Microsoft\Windows\Temporary Internet Files\Content.Outlook\B4E57ERM\FullSizeRender (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1040463" cy="2987881"/>
                    </a:xfrm>
                    <a:prstGeom prst="rect">
                      <a:avLst/>
                    </a:prstGeom>
                    <a:noFill/>
                    <a:ln>
                      <a:noFill/>
                    </a:ln>
                  </pic:spPr>
                </pic:pic>
              </a:graphicData>
            </a:graphic>
          </wp:inline>
        </w:drawing>
      </w:r>
    </w:p>
    <w:p w14:paraId="54B38226" w14:textId="77777777" w:rsidR="00334232" w:rsidRDefault="00334232" w:rsidP="0032223D">
      <w:pPr>
        <w:pStyle w:val="ListParagraph"/>
        <w:widowControl/>
        <w:autoSpaceDE/>
        <w:autoSpaceDN/>
        <w:adjustRightInd/>
        <w:ind w:left="0"/>
        <w:rPr>
          <w:rFonts w:ascii="Arial" w:hAnsi="Arial" w:cs="Arial"/>
          <w:color w:val="auto"/>
        </w:rPr>
      </w:pPr>
    </w:p>
    <w:p w14:paraId="206A1617" w14:textId="77777777" w:rsidR="0032223D" w:rsidRPr="0032223D" w:rsidRDefault="0032223D" w:rsidP="0032223D">
      <w:pPr>
        <w:pStyle w:val="ListParagraph"/>
        <w:widowControl/>
        <w:numPr>
          <w:ilvl w:val="1"/>
          <w:numId w:val="2"/>
        </w:numPr>
        <w:autoSpaceDE/>
        <w:autoSpaceDN/>
        <w:adjustRightInd/>
        <w:ind w:left="0" w:firstLine="0"/>
        <w:rPr>
          <w:rFonts w:ascii="Arial" w:hAnsi="Arial" w:cs="Arial"/>
          <w:b/>
          <w:color w:val="auto"/>
        </w:rPr>
      </w:pPr>
      <w:r w:rsidRPr="0032223D">
        <w:rPr>
          <w:rFonts w:ascii="Arial" w:hAnsi="Arial" w:cs="Arial"/>
          <w:b/>
          <w:color w:val="auto"/>
        </w:rPr>
        <w:t>Motor Shield</w:t>
      </w:r>
    </w:p>
    <w:p w14:paraId="30C22909" w14:textId="7158230D" w:rsidR="0032223D" w:rsidRDefault="0032223D" w:rsidP="0032223D">
      <w:pPr>
        <w:pStyle w:val="ListParagraph"/>
        <w:widowControl/>
        <w:autoSpaceDE/>
        <w:autoSpaceDN/>
        <w:adjustRightInd/>
        <w:ind w:left="0"/>
        <w:rPr>
          <w:rFonts w:ascii="Arial" w:hAnsi="Arial" w:cs="Arial"/>
          <w:color w:val="auto"/>
        </w:rPr>
      </w:pPr>
    </w:p>
    <w:p w14:paraId="47464C74" w14:textId="376DBB96" w:rsidR="0032223D" w:rsidRDefault="00572B07"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Twist the red and black wires of the female connector “B” together and solder to Vin.</w:t>
      </w:r>
    </w:p>
    <w:p w14:paraId="684DD429" w14:textId="28F8608D" w:rsidR="00C04B5F" w:rsidRDefault="00471EDD" w:rsidP="00705298">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7A6660EA" wp14:editId="4C505CF3">
            <wp:extent cx="1232093" cy="2985369"/>
            <wp:effectExtent l="0" t="318" r="6033" b="6032"/>
            <wp:docPr id="37" name="Picture 37" descr="C:\Users\alima\AppData\Local\Microsoft\Windows\Temporary Internet Files\Content.Outlook\B4E57ERM\FullSizeRende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ma\AppData\Local\Microsoft\Windows\Temporary Internet Files\Content.Outlook\B4E57ERM\FullSizeRender (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1238471" cy="3000823"/>
                    </a:xfrm>
                    <a:prstGeom prst="rect">
                      <a:avLst/>
                    </a:prstGeom>
                    <a:noFill/>
                    <a:ln>
                      <a:noFill/>
                    </a:ln>
                  </pic:spPr>
                </pic:pic>
              </a:graphicData>
            </a:graphic>
          </wp:inline>
        </w:drawing>
      </w:r>
      <w:r w:rsidR="00705298">
        <w:rPr>
          <w:rFonts w:ascii="Arial" w:hAnsi="Arial" w:cs="Arial"/>
          <w:color w:val="auto"/>
        </w:rPr>
        <w:t xml:space="preserve">  </w:t>
      </w:r>
      <w:r>
        <w:rPr>
          <w:rFonts w:ascii="Arial" w:hAnsi="Arial" w:cs="Arial"/>
          <w:color w:val="auto"/>
        </w:rPr>
        <w:t xml:space="preserve"> </w:t>
      </w:r>
      <w:r>
        <w:rPr>
          <w:rFonts w:ascii="Arial" w:hAnsi="Arial" w:cs="Arial"/>
          <w:noProof/>
          <w:color w:val="auto"/>
        </w:rPr>
        <w:drawing>
          <wp:inline distT="0" distB="0" distL="0" distR="0" wp14:anchorId="46BCC9AD" wp14:editId="477C6C83">
            <wp:extent cx="1248031" cy="1694021"/>
            <wp:effectExtent l="5715" t="0" r="0" b="0"/>
            <wp:docPr id="38" name="Picture 38" descr="C:\Users\alima\AppData\Local\Microsoft\Windows\Temporary Internet Files\Content.Outlook\B4E57ERM\FullSizeRender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ima\AppData\Local\Microsoft\Windows\Temporary Internet Files\Content.Outlook\B4E57ERM\FullSizeRender (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247143" cy="1692816"/>
                    </a:xfrm>
                    <a:prstGeom prst="rect">
                      <a:avLst/>
                    </a:prstGeom>
                    <a:noFill/>
                    <a:ln>
                      <a:noFill/>
                    </a:ln>
                  </pic:spPr>
                </pic:pic>
              </a:graphicData>
            </a:graphic>
          </wp:inline>
        </w:drawing>
      </w:r>
    </w:p>
    <w:p w14:paraId="59D73462" w14:textId="77777777" w:rsidR="00572B07" w:rsidRDefault="00572B07" w:rsidP="00572B07">
      <w:pPr>
        <w:pStyle w:val="ListParagraph"/>
        <w:widowControl/>
        <w:autoSpaceDE/>
        <w:autoSpaceDN/>
        <w:adjustRightInd/>
        <w:ind w:left="0"/>
        <w:rPr>
          <w:rFonts w:ascii="Arial" w:hAnsi="Arial" w:cs="Arial"/>
          <w:color w:val="auto"/>
        </w:rPr>
      </w:pPr>
    </w:p>
    <w:p w14:paraId="581113B9" w14:textId="63E6E757" w:rsidR="00572B07" w:rsidRDefault="00572B07"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Solder the black wire of the female connector “</w:t>
      </w:r>
      <w:r w:rsidR="00471EDD">
        <w:rPr>
          <w:rFonts w:ascii="Arial" w:hAnsi="Arial" w:cs="Arial"/>
          <w:color w:val="auto"/>
        </w:rPr>
        <w:t>C</w:t>
      </w:r>
      <w:r>
        <w:rPr>
          <w:rFonts w:ascii="Arial" w:hAnsi="Arial" w:cs="Arial"/>
          <w:color w:val="auto"/>
        </w:rPr>
        <w:t>” to the ground pin next to ARef, and the red wire of this connector to pin 3.</w:t>
      </w:r>
    </w:p>
    <w:p w14:paraId="2A7768B3" w14:textId="342DFE9F" w:rsidR="00471EDD" w:rsidRDefault="00471EDD" w:rsidP="00705298">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3A2C2886" wp14:editId="31926894">
            <wp:extent cx="1396563" cy="1962604"/>
            <wp:effectExtent l="2858" t="0" r="0" b="0"/>
            <wp:docPr id="39" name="Picture 39" descr="C:\Users\alima\AppData\Local\Microsoft\Windows\Temporary Internet Files\Content.Outlook\B4E57ERM\FullSizeRender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ma\AppData\Local\Microsoft\Windows\Temporary Internet Files\Content.Outlook\B4E57ERM\FullSizeRender (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1396517" cy="1962539"/>
                    </a:xfrm>
                    <a:prstGeom prst="rect">
                      <a:avLst/>
                    </a:prstGeom>
                    <a:noFill/>
                    <a:ln>
                      <a:noFill/>
                    </a:ln>
                  </pic:spPr>
                </pic:pic>
              </a:graphicData>
            </a:graphic>
          </wp:inline>
        </w:drawing>
      </w:r>
    </w:p>
    <w:p w14:paraId="0540A7A2" w14:textId="77777777" w:rsidR="00572B07" w:rsidRPr="00572B07" w:rsidRDefault="00572B07" w:rsidP="00572B07">
      <w:pPr>
        <w:pStyle w:val="ListParagraph"/>
        <w:rPr>
          <w:rFonts w:ascii="Arial" w:hAnsi="Arial" w:cs="Arial"/>
          <w:color w:val="auto"/>
        </w:rPr>
      </w:pPr>
    </w:p>
    <w:p w14:paraId="674D8724" w14:textId="5B4A16B0" w:rsidR="00572B07" w:rsidRPr="00705298" w:rsidRDefault="00572B07" w:rsidP="00705298">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Solder the black wire of the female connector “D” to the ground pin next to Vin.</w:t>
      </w:r>
    </w:p>
    <w:p w14:paraId="5E641970" w14:textId="77777777" w:rsidR="00471EDD" w:rsidRPr="00572B07" w:rsidRDefault="00471EDD" w:rsidP="00572B07">
      <w:pPr>
        <w:pStyle w:val="ListParagraph"/>
        <w:rPr>
          <w:rFonts w:ascii="Arial" w:hAnsi="Arial" w:cs="Arial"/>
          <w:color w:val="auto"/>
        </w:rPr>
      </w:pPr>
    </w:p>
    <w:p w14:paraId="6C5BDEFD" w14:textId="4FCB45A6" w:rsidR="0032223D" w:rsidRPr="00572B07" w:rsidRDefault="00572B07"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Solder the green wire of the female connector “E” to the ground pin next to 5v, the red wire of this connector to 5v, and the white wire of this connector to pin 2.</w:t>
      </w:r>
    </w:p>
    <w:p w14:paraId="14A683FE" w14:textId="77777777" w:rsidR="00C95E1E" w:rsidRDefault="00C95E1E" w:rsidP="0032223D">
      <w:pPr>
        <w:pStyle w:val="ListParagraph"/>
        <w:ind w:left="0"/>
        <w:rPr>
          <w:rFonts w:ascii="Arial" w:hAnsi="Arial" w:cs="Arial"/>
          <w:color w:val="auto"/>
        </w:rPr>
      </w:pPr>
    </w:p>
    <w:p w14:paraId="2A47C2C2" w14:textId="74137DE2" w:rsidR="00471EDD" w:rsidRDefault="00164106" w:rsidP="0032223D">
      <w:pPr>
        <w:pStyle w:val="ListParagraph"/>
        <w:ind w:left="0"/>
        <w:rPr>
          <w:rFonts w:ascii="Arial" w:hAnsi="Arial" w:cs="Arial"/>
          <w:color w:val="auto"/>
        </w:rPr>
      </w:pPr>
      <w:r>
        <w:rPr>
          <w:rFonts w:ascii="Arial" w:hAnsi="Arial" w:cs="Arial"/>
          <w:noProof/>
          <w:color w:val="auto"/>
        </w:rPr>
        <mc:AlternateContent>
          <mc:Choice Requires="wps">
            <w:drawing>
              <wp:anchor distT="0" distB="0" distL="114300" distR="114300" simplePos="0" relativeHeight="251663360" behindDoc="0" locked="0" layoutInCell="1" allowOverlap="1" wp14:anchorId="4E173C08" wp14:editId="158D3125">
                <wp:simplePos x="0" y="0"/>
                <wp:positionH relativeFrom="column">
                  <wp:posOffset>1645921</wp:posOffset>
                </wp:positionH>
                <wp:positionV relativeFrom="paragraph">
                  <wp:posOffset>211249</wp:posOffset>
                </wp:positionV>
                <wp:extent cx="1552008" cy="657019"/>
                <wp:effectExtent l="38100" t="38100" r="67310" b="105410"/>
                <wp:wrapNone/>
                <wp:docPr id="47" name="Straight Arrow Connector 47"/>
                <wp:cNvGraphicFramePr/>
                <a:graphic xmlns:a="http://schemas.openxmlformats.org/drawingml/2006/main">
                  <a:graphicData uri="http://schemas.microsoft.com/office/word/2010/wordprocessingShape">
                    <wps:wsp>
                      <wps:cNvCnPr/>
                      <wps:spPr>
                        <a:xfrm flipH="1">
                          <a:off x="0" y="0"/>
                          <a:ext cx="1552008" cy="6570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129.6pt;margin-top:16.65pt;width:122.2pt;height:51.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" strokecolor="black [3200]" strokeweight="2pt">
                <v:stroke endarrow="open"/>
                <v:shadow on="t" color="black" opacity="24903f" origin=",.5" offset="0,.55556mm"/>
              </v:shape>
            </w:pict>
          </mc:Fallback>
        </mc:AlternateContent>
      </w:r>
      <w:r>
        <w:rPr>
          <w:rFonts w:ascii="Arial" w:hAnsi="Arial" w:cs="Arial"/>
          <w:noProof/>
          <w:color w:val="auto"/>
        </w:rPr>
        <mc:AlternateContent>
          <mc:Choice Requires="wps">
            <w:drawing>
              <wp:anchor distT="0" distB="0" distL="114300" distR="114300" simplePos="0" relativeHeight="251664384" behindDoc="0" locked="0" layoutInCell="1" allowOverlap="1" wp14:anchorId="7DB93095" wp14:editId="5031E836">
                <wp:simplePos x="0" y="0"/>
                <wp:positionH relativeFrom="column">
                  <wp:posOffset>3197225</wp:posOffset>
                </wp:positionH>
                <wp:positionV relativeFrom="paragraph">
                  <wp:posOffset>43180</wp:posOffset>
                </wp:positionV>
                <wp:extent cx="1957070" cy="306070"/>
                <wp:effectExtent l="0" t="0" r="24130" b="17780"/>
                <wp:wrapNone/>
                <wp:docPr id="48" name="Text Box 48"/>
                <wp:cNvGraphicFramePr/>
                <a:graphic xmlns:a="http://schemas.openxmlformats.org/drawingml/2006/main">
                  <a:graphicData uri="http://schemas.microsoft.com/office/word/2010/wordprocessingShape">
                    <wps:wsp>
                      <wps:cNvSpPr txBox="1"/>
                      <wps:spPr>
                        <a:xfrm>
                          <a:off x="0" y="0"/>
                          <a:ext cx="1957070" cy="306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F3ACA" w14:textId="02BA7AF6" w:rsidR="00164106" w:rsidRDefault="00164106" w:rsidP="00705298">
                            <w:pPr>
                              <w:jc w:val="center"/>
                            </w:pPr>
                            <w:r>
                              <w:t>Connector E to 5V and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8" o:spid="_x0000_s1026" type="#_x0000_t202" style="position:absolute;left:0;text-align:left;margin-left:251.75pt;margin-top:3.4pt;width:154.1pt;height:24.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" fillcolor="white [3201]" strokeweight=".5pt">
                <v:textbox>
                  <w:txbxContent>
                    <w:p w14:paraId="76AF3ACA" w14:textId="02BA7AF6" w:rsidR="00164106" w:rsidRDefault="00164106" w:rsidP="00705298">
                      <w:pPr>
                        <w:jc w:val="center"/>
                      </w:pPr>
                      <w:r>
                        <w:t>Connector E to 5V and GND</w:t>
                      </w:r>
                    </w:p>
                  </w:txbxContent>
                </v:textbox>
              </v:shape>
            </w:pict>
          </mc:Fallback>
        </mc:AlternateContent>
      </w:r>
      <w:r>
        <w:rPr>
          <w:rFonts w:ascii="Arial" w:hAnsi="Arial" w:cs="Arial"/>
          <w:noProof/>
          <w:color w:val="auto"/>
        </w:rPr>
        <mc:AlternateContent>
          <mc:Choice Requires="wps">
            <w:drawing>
              <wp:anchor distT="0" distB="0" distL="114300" distR="114300" simplePos="0" relativeHeight="251659264" behindDoc="0" locked="0" layoutInCell="1" allowOverlap="1" wp14:anchorId="0791A179" wp14:editId="5E2215BE">
                <wp:simplePos x="0" y="0"/>
                <wp:positionH relativeFrom="column">
                  <wp:posOffset>1739265</wp:posOffset>
                </wp:positionH>
                <wp:positionV relativeFrom="paragraph">
                  <wp:posOffset>967105</wp:posOffset>
                </wp:positionV>
                <wp:extent cx="1423035" cy="270510"/>
                <wp:effectExtent l="57150" t="76200" r="62865" b="91440"/>
                <wp:wrapNone/>
                <wp:docPr id="42" name="Straight Arrow Connector 42"/>
                <wp:cNvGraphicFramePr/>
                <a:graphic xmlns:a="http://schemas.openxmlformats.org/drawingml/2006/main">
                  <a:graphicData uri="http://schemas.microsoft.com/office/word/2010/wordprocessingShape">
                    <wps:wsp>
                      <wps:cNvCnPr/>
                      <wps:spPr>
                        <a:xfrm flipH="1" flipV="1">
                          <a:off x="0" y="0"/>
                          <a:ext cx="1423035" cy="2705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136.95pt;margin-top:76.15pt;width:112.05pt;height:21.3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" strokecolor="black [3200]" strokeweight="2pt">
                <v:stroke endarrow="open"/>
                <v:shadow on="t" color="black" opacity="24903f" origin=",.5" offset="0,.55556mm"/>
              </v:shape>
            </w:pict>
          </mc:Fallback>
        </mc:AlternateContent>
      </w:r>
      <w:r>
        <w:rPr>
          <w:rFonts w:ascii="Arial" w:hAnsi="Arial" w:cs="Arial"/>
          <w:noProof/>
          <w:color w:val="auto"/>
        </w:rPr>
        <mc:AlternateContent>
          <mc:Choice Requires="wps">
            <w:drawing>
              <wp:anchor distT="0" distB="0" distL="114300" distR="114300" simplePos="0" relativeHeight="251660288" behindDoc="0" locked="0" layoutInCell="1" allowOverlap="1" wp14:anchorId="3F6CBF19" wp14:editId="2AD138FF">
                <wp:simplePos x="0" y="0"/>
                <wp:positionH relativeFrom="column">
                  <wp:posOffset>3162300</wp:posOffset>
                </wp:positionH>
                <wp:positionV relativeFrom="paragraph">
                  <wp:posOffset>1066165</wp:posOffset>
                </wp:positionV>
                <wp:extent cx="1546860" cy="316230"/>
                <wp:effectExtent l="0" t="0" r="15240" b="26670"/>
                <wp:wrapNone/>
                <wp:docPr id="43" name="Text Box 43"/>
                <wp:cNvGraphicFramePr/>
                <a:graphic xmlns:a="http://schemas.openxmlformats.org/drawingml/2006/main">
                  <a:graphicData uri="http://schemas.microsoft.com/office/word/2010/wordprocessingShape">
                    <wps:wsp>
                      <wps:cNvSpPr txBox="1"/>
                      <wps:spPr>
                        <a:xfrm>
                          <a:off x="0" y="0"/>
                          <a:ext cx="1546860" cy="316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866730" w14:textId="06FE3DFC" w:rsidR="00164106" w:rsidRDefault="00164106" w:rsidP="00705298">
                            <w:pPr>
                              <w:jc w:val="center"/>
                            </w:pPr>
                            <w:r>
                              <w:t>Connector D to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49pt;margin-top:83.95pt;width:121.8pt;height:2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" fillcolor="white [3201]" strokeweight=".5pt">
                <v:textbox>
                  <w:txbxContent>
                    <w:p w14:paraId="3A866730" w14:textId="06FE3DFC" w:rsidR="00164106" w:rsidRDefault="00164106" w:rsidP="00705298">
                      <w:pPr>
                        <w:jc w:val="center"/>
                      </w:pPr>
                      <w:r>
                        <w:t>Connector D to GND</w:t>
                      </w:r>
                    </w:p>
                  </w:txbxContent>
                </v:textbox>
              </v:shape>
            </w:pict>
          </mc:Fallback>
        </mc:AlternateContent>
      </w:r>
      <w:r>
        <w:rPr>
          <w:rFonts w:ascii="Arial" w:hAnsi="Arial" w:cs="Arial"/>
          <w:noProof/>
          <w:color w:val="auto"/>
        </w:rPr>
        <mc:AlternateContent>
          <mc:Choice Requires="wps">
            <w:drawing>
              <wp:anchor distT="0" distB="0" distL="114300" distR="114300" simplePos="0" relativeHeight="251662336" behindDoc="0" locked="0" layoutInCell="1" allowOverlap="1" wp14:anchorId="3DD020C4" wp14:editId="45A3587C">
                <wp:simplePos x="0" y="0"/>
                <wp:positionH relativeFrom="column">
                  <wp:posOffset>3162300</wp:posOffset>
                </wp:positionH>
                <wp:positionV relativeFrom="paragraph">
                  <wp:posOffset>551815</wp:posOffset>
                </wp:positionV>
                <wp:extent cx="1512570" cy="316230"/>
                <wp:effectExtent l="0" t="0" r="11430" b="26670"/>
                <wp:wrapNone/>
                <wp:docPr id="46" name="Text Box 46"/>
                <wp:cNvGraphicFramePr/>
                <a:graphic xmlns:a="http://schemas.openxmlformats.org/drawingml/2006/main">
                  <a:graphicData uri="http://schemas.microsoft.com/office/word/2010/wordprocessingShape">
                    <wps:wsp>
                      <wps:cNvSpPr txBox="1"/>
                      <wps:spPr>
                        <a:xfrm>
                          <a:off x="0" y="0"/>
                          <a:ext cx="1512570" cy="316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49C4EE" w14:textId="06E1D2DD" w:rsidR="00164106" w:rsidRDefault="00164106" w:rsidP="00705298">
                            <w:pPr>
                              <w:jc w:val="center"/>
                            </w:pPr>
                            <w:r>
                              <w:t>Connector B to Vin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28" type="#_x0000_t202" style="position:absolute;left:0;text-align:left;margin-left:249pt;margin-top:43.45pt;width:119.1pt;height:24.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HZmAIAALs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" fillcolor="white [3201]" strokeweight=".5pt">
                <v:textbox>
                  <w:txbxContent>
                    <w:p w14:paraId="7349C4EE" w14:textId="06E1D2DD" w:rsidR="00164106" w:rsidRDefault="00164106" w:rsidP="00705298">
                      <w:pPr>
                        <w:jc w:val="center"/>
                      </w:pPr>
                      <w:r>
                        <w:t xml:space="preserve">Connector B to </w:t>
                      </w:r>
                      <w:proofErr w:type="gramStart"/>
                      <w:r>
                        <w:t>Vin</w:t>
                      </w:r>
                      <w:proofErr w:type="gramEnd"/>
                    </w:p>
                  </w:txbxContent>
                </v:textbox>
              </v:shape>
            </w:pict>
          </mc:Fallback>
        </mc:AlternateContent>
      </w:r>
      <w:r>
        <w:rPr>
          <w:rFonts w:ascii="Arial" w:hAnsi="Arial" w:cs="Arial"/>
          <w:noProof/>
          <w:color w:val="auto"/>
        </w:rPr>
        <mc:AlternateContent>
          <mc:Choice Requires="wps">
            <w:drawing>
              <wp:anchor distT="0" distB="0" distL="114300" distR="114300" simplePos="0" relativeHeight="251661312" behindDoc="0" locked="0" layoutInCell="1" allowOverlap="1" wp14:anchorId="3A8CCE32" wp14:editId="44892885">
                <wp:simplePos x="0" y="0"/>
                <wp:positionH relativeFrom="column">
                  <wp:posOffset>1887855</wp:posOffset>
                </wp:positionH>
                <wp:positionV relativeFrom="paragraph">
                  <wp:posOffset>673100</wp:posOffset>
                </wp:positionV>
                <wp:extent cx="1275080" cy="229235"/>
                <wp:effectExtent l="57150" t="38100" r="58420" b="132715"/>
                <wp:wrapNone/>
                <wp:docPr id="45" name="Straight Arrow Connector 45"/>
                <wp:cNvGraphicFramePr/>
                <a:graphic xmlns:a="http://schemas.openxmlformats.org/drawingml/2006/main">
                  <a:graphicData uri="http://schemas.microsoft.com/office/word/2010/wordprocessingShape">
                    <wps:wsp>
                      <wps:cNvCnPr/>
                      <wps:spPr>
                        <a:xfrm flipH="1">
                          <a:off x="0" y="0"/>
                          <a:ext cx="1275080" cy="2292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48.65pt;margin-top:53pt;width:100.4pt;height:18.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" strokecolor="black [3200]" strokeweight="2pt">
                <v:stroke endarrow="open"/>
                <v:shadow on="t" color="black" opacity="24903f" origin=",.5" offset="0,.55556mm"/>
              </v:shape>
            </w:pict>
          </mc:Fallback>
        </mc:AlternateContent>
      </w:r>
      <w:r w:rsidR="006A7985">
        <w:rPr>
          <w:rFonts w:ascii="Arial" w:hAnsi="Arial" w:cs="Arial"/>
          <w:noProof/>
          <w:color w:val="auto"/>
        </w:rPr>
        <w:drawing>
          <wp:inline distT="0" distB="0" distL="0" distR="0" wp14:anchorId="69B026E0" wp14:editId="317D9BB9">
            <wp:extent cx="1185538" cy="2872564"/>
            <wp:effectExtent l="0" t="5398" r="0" b="0"/>
            <wp:docPr id="40" name="Picture 40" descr="C:\Users\alima\AppData\Local\Microsoft\Windows\Temporary Internet Files\Content.Outlook\B4E57ERM\FullSizeRender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ma\AppData\Local\Microsoft\Windows\Temporary Internet Files\Content.Outlook\B4E57ERM\FullSizeRender (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1185499" cy="2872470"/>
                    </a:xfrm>
                    <a:prstGeom prst="rect">
                      <a:avLst/>
                    </a:prstGeom>
                    <a:noFill/>
                    <a:ln>
                      <a:noFill/>
                    </a:ln>
                  </pic:spPr>
                </pic:pic>
              </a:graphicData>
            </a:graphic>
          </wp:inline>
        </w:drawing>
      </w:r>
    </w:p>
    <w:p w14:paraId="77968B76" w14:textId="798AF1A4" w:rsidR="006A7985" w:rsidRDefault="006A7985" w:rsidP="0032223D">
      <w:pPr>
        <w:pStyle w:val="ListParagraph"/>
        <w:ind w:left="0"/>
        <w:rPr>
          <w:rFonts w:ascii="Arial" w:hAnsi="Arial" w:cs="Arial"/>
          <w:color w:val="auto"/>
        </w:rPr>
      </w:pPr>
    </w:p>
    <w:p w14:paraId="6D503E5A" w14:textId="47AC2AC1" w:rsidR="006A7985" w:rsidRDefault="00164106" w:rsidP="0032223D">
      <w:pPr>
        <w:pStyle w:val="ListParagraph"/>
        <w:ind w:left="0"/>
        <w:rPr>
          <w:rFonts w:ascii="Arial" w:hAnsi="Arial" w:cs="Arial"/>
          <w:color w:val="auto"/>
        </w:rPr>
      </w:pPr>
      <w:r>
        <w:rPr>
          <w:rFonts w:ascii="Arial" w:hAnsi="Arial" w:cs="Arial"/>
          <w:noProof/>
          <w:color w:val="auto"/>
        </w:rPr>
        <w:lastRenderedPageBreak/>
        <mc:AlternateContent>
          <mc:Choice Requires="wps">
            <w:drawing>
              <wp:anchor distT="0" distB="0" distL="114300" distR="114300" simplePos="0" relativeHeight="251666432" behindDoc="0" locked="0" layoutInCell="1" allowOverlap="1" wp14:anchorId="0BE111AF" wp14:editId="62F07724">
                <wp:simplePos x="0" y="0"/>
                <wp:positionH relativeFrom="column">
                  <wp:posOffset>3161665</wp:posOffset>
                </wp:positionH>
                <wp:positionV relativeFrom="paragraph">
                  <wp:posOffset>249555</wp:posOffset>
                </wp:positionV>
                <wp:extent cx="1996440" cy="316230"/>
                <wp:effectExtent l="0" t="0" r="22860" b="26670"/>
                <wp:wrapNone/>
                <wp:docPr id="50" name="Text Box 50"/>
                <wp:cNvGraphicFramePr/>
                <a:graphic xmlns:a="http://schemas.openxmlformats.org/drawingml/2006/main">
                  <a:graphicData uri="http://schemas.microsoft.com/office/word/2010/wordprocessingShape">
                    <wps:wsp>
                      <wps:cNvSpPr txBox="1"/>
                      <wps:spPr>
                        <a:xfrm>
                          <a:off x="0" y="0"/>
                          <a:ext cx="1996440" cy="316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6A8731" w14:textId="7F1F1526" w:rsidR="00164106" w:rsidRDefault="00164106" w:rsidP="00705298">
                            <w:pPr>
                              <w:jc w:val="center"/>
                            </w:pPr>
                            <w:r>
                              <w:t>Connector E to Digital pin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29" type="#_x0000_t202" style="position:absolute;left:0;text-align:left;margin-left:248.95pt;margin-top:19.65pt;width:157.2pt;height:24.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" fillcolor="white [3201]" strokeweight=".5pt">
                <v:textbox>
                  <w:txbxContent>
                    <w:p w14:paraId="746A8731" w14:textId="7F1F1526" w:rsidR="00164106" w:rsidRDefault="00164106" w:rsidP="00705298">
                      <w:pPr>
                        <w:jc w:val="center"/>
                      </w:pPr>
                      <w:r>
                        <w:t>Connector E to Digital pin 2</w:t>
                      </w:r>
                    </w:p>
                  </w:txbxContent>
                </v:textbox>
              </v:shape>
            </w:pict>
          </mc:Fallback>
        </mc:AlternateContent>
      </w:r>
      <w:r>
        <w:rPr>
          <w:rFonts w:ascii="Arial" w:hAnsi="Arial" w:cs="Arial"/>
          <w:noProof/>
          <w:color w:val="auto"/>
        </w:rPr>
        <mc:AlternateContent>
          <mc:Choice Requires="wps">
            <w:drawing>
              <wp:anchor distT="0" distB="0" distL="114300" distR="114300" simplePos="0" relativeHeight="251665408" behindDoc="0" locked="0" layoutInCell="1" allowOverlap="1" wp14:anchorId="363AC172" wp14:editId="32F10242">
                <wp:simplePos x="0" y="0"/>
                <wp:positionH relativeFrom="column">
                  <wp:posOffset>2278380</wp:posOffset>
                </wp:positionH>
                <wp:positionV relativeFrom="paragraph">
                  <wp:posOffset>412750</wp:posOffset>
                </wp:positionV>
                <wp:extent cx="884555" cy="153035"/>
                <wp:effectExtent l="57150" t="38100" r="67945" b="132715"/>
                <wp:wrapNone/>
                <wp:docPr id="49" name="Straight Arrow Connector 49"/>
                <wp:cNvGraphicFramePr/>
                <a:graphic xmlns:a="http://schemas.openxmlformats.org/drawingml/2006/main">
                  <a:graphicData uri="http://schemas.microsoft.com/office/word/2010/wordprocessingShape">
                    <wps:wsp>
                      <wps:cNvCnPr/>
                      <wps:spPr>
                        <a:xfrm flipH="1">
                          <a:off x="0" y="0"/>
                          <a:ext cx="884555" cy="1530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179.4pt;margin-top:32.5pt;width:69.65pt;height:12.05pt;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" strokecolor="black [3200]" strokeweight="2pt">
                <v:stroke endarrow="open"/>
                <v:shadow on="t" color="black" opacity="24903f" origin=",.5" offset="0,.55556mm"/>
              </v:shape>
            </w:pict>
          </mc:Fallback>
        </mc:AlternateContent>
      </w:r>
      <w:r w:rsidR="006A7985">
        <w:rPr>
          <w:rFonts w:ascii="Arial" w:hAnsi="Arial" w:cs="Arial"/>
          <w:noProof/>
          <w:color w:val="auto"/>
        </w:rPr>
        <w:drawing>
          <wp:inline distT="0" distB="0" distL="0" distR="0" wp14:anchorId="4A977D2E" wp14:editId="36FAADBF">
            <wp:extent cx="1428493" cy="2822575"/>
            <wp:effectExtent l="7620" t="0" r="8255" b="8255"/>
            <wp:docPr id="41" name="Picture 41" descr="C:\Users\alima\AppData\Local\Microsoft\Windows\Temporary Internet Files\Content.Outlook\B4E57ERM\FullSizeRender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ma\AppData\Local\Microsoft\Windows\Temporary Internet Files\Content.Outlook\B4E57ERM\FullSizeRender (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1428469" cy="2822527"/>
                    </a:xfrm>
                    <a:prstGeom prst="rect">
                      <a:avLst/>
                    </a:prstGeom>
                    <a:noFill/>
                    <a:ln>
                      <a:noFill/>
                    </a:ln>
                  </pic:spPr>
                </pic:pic>
              </a:graphicData>
            </a:graphic>
          </wp:inline>
        </w:drawing>
      </w:r>
    </w:p>
    <w:p w14:paraId="3DA67DCD" w14:textId="39B4609C" w:rsidR="00705298" w:rsidRDefault="00705298">
      <w:pPr>
        <w:widowControl/>
        <w:autoSpaceDE/>
        <w:autoSpaceDN/>
        <w:adjustRightInd/>
        <w:jc w:val="left"/>
        <w:rPr>
          <w:rFonts w:ascii="Arial" w:hAnsi="Arial" w:cs="Arial"/>
          <w:color w:val="auto"/>
        </w:rPr>
      </w:pPr>
      <w:r>
        <w:rPr>
          <w:rFonts w:ascii="Arial" w:hAnsi="Arial" w:cs="Arial"/>
          <w:color w:val="auto"/>
        </w:rPr>
        <w:br w:type="page"/>
      </w:r>
    </w:p>
    <w:p w14:paraId="532264A4" w14:textId="77777777" w:rsidR="00C95E1E" w:rsidRPr="00B51FBF" w:rsidRDefault="00C95E1E" w:rsidP="0032223D">
      <w:pPr>
        <w:pStyle w:val="ListParagraph"/>
        <w:widowControl/>
        <w:numPr>
          <w:ilvl w:val="0"/>
          <w:numId w:val="2"/>
        </w:numPr>
        <w:autoSpaceDE/>
        <w:autoSpaceDN/>
        <w:adjustRightInd/>
        <w:ind w:left="0" w:firstLine="0"/>
        <w:rPr>
          <w:rFonts w:ascii="Arial" w:hAnsi="Arial" w:cs="Arial"/>
          <w:b/>
          <w:color w:val="auto"/>
        </w:rPr>
      </w:pPr>
      <w:r w:rsidRPr="00B51FBF">
        <w:rPr>
          <w:rFonts w:ascii="Arial" w:hAnsi="Arial" w:cs="Arial"/>
          <w:b/>
          <w:color w:val="auto"/>
        </w:rPr>
        <w:lastRenderedPageBreak/>
        <w:t>Software upload</w:t>
      </w:r>
    </w:p>
    <w:p w14:paraId="7560D7E9" w14:textId="77777777" w:rsidR="00DA0890" w:rsidRPr="00B51FBF" w:rsidRDefault="00DA0890" w:rsidP="0032223D">
      <w:pPr>
        <w:pStyle w:val="ListParagraph"/>
        <w:widowControl/>
        <w:autoSpaceDE/>
        <w:autoSpaceDN/>
        <w:adjustRightInd/>
        <w:ind w:left="0"/>
        <w:rPr>
          <w:rFonts w:ascii="Arial" w:hAnsi="Arial" w:cs="Arial"/>
          <w:color w:val="auto"/>
        </w:rPr>
      </w:pPr>
    </w:p>
    <w:p w14:paraId="4A5C2731" w14:textId="12062F77" w:rsidR="00C95E1E" w:rsidRPr="00B51FBF" w:rsidRDefault="00C95E1E"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Connect </w:t>
      </w:r>
      <w:r w:rsidR="00E31783" w:rsidRPr="00B51FBF">
        <w:rPr>
          <w:rFonts w:ascii="Arial" w:hAnsi="Arial" w:cs="Arial"/>
          <w:color w:val="auto"/>
        </w:rPr>
        <w:t xml:space="preserve">the </w:t>
      </w:r>
      <w:r w:rsidR="004E3EC1" w:rsidRPr="00B51FBF">
        <w:rPr>
          <w:rFonts w:ascii="Arial" w:hAnsi="Arial" w:cs="Arial"/>
          <w:color w:val="auto"/>
        </w:rPr>
        <w:t>FTDI</w:t>
      </w:r>
      <w:r w:rsidR="00E31783" w:rsidRPr="00B51FBF">
        <w:rPr>
          <w:rFonts w:ascii="Arial" w:hAnsi="Arial" w:cs="Arial"/>
          <w:color w:val="auto"/>
        </w:rPr>
        <w:t xml:space="preserve"> breakout board to the programming pins of the </w:t>
      </w:r>
      <w:r w:rsidR="00611EFD">
        <w:rPr>
          <w:rFonts w:ascii="Arial" w:hAnsi="Arial" w:cs="Arial"/>
          <w:color w:val="auto"/>
        </w:rPr>
        <w:t>Arduino Pro</w:t>
      </w:r>
      <w:r w:rsidR="00E31783" w:rsidRPr="00B51FBF">
        <w:rPr>
          <w:rFonts w:ascii="Arial" w:hAnsi="Arial" w:cs="Arial"/>
          <w:color w:val="auto"/>
        </w:rPr>
        <w:t xml:space="preserve">, and then connect FTDI breakout board to computer via micro USB cable. </w:t>
      </w:r>
    </w:p>
    <w:p w14:paraId="0536663D" w14:textId="77777777" w:rsidR="00E31783" w:rsidRPr="00B51FBF" w:rsidRDefault="00E31783" w:rsidP="0032223D">
      <w:pPr>
        <w:pStyle w:val="ListParagraph"/>
        <w:ind w:left="0"/>
        <w:rPr>
          <w:rFonts w:ascii="Arial" w:hAnsi="Arial" w:cs="Arial"/>
          <w:color w:val="auto"/>
        </w:rPr>
      </w:pPr>
    </w:p>
    <w:p w14:paraId="7CB9F69A" w14:textId="238D0CA3" w:rsidR="00E31783" w:rsidRPr="00B51FBF" w:rsidRDefault="00E31783"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Open the IDE (integrated development environment) program.</w:t>
      </w:r>
    </w:p>
    <w:p w14:paraId="27BB551D" w14:textId="77777777" w:rsidR="00E31783" w:rsidRPr="00B51FBF" w:rsidRDefault="00E31783" w:rsidP="0032223D">
      <w:pPr>
        <w:pStyle w:val="ListParagraph"/>
        <w:ind w:left="0"/>
        <w:rPr>
          <w:rFonts w:ascii="Arial" w:hAnsi="Arial" w:cs="Arial"/>
          <w:color w:val="auto"/>
        </w:rPr>
      </w:pPr>
    </w:p>
    <w:p w14:paraId="6897EF11" w14:textId="11ADCECC" w:rsidR="00E31783" w:rsidRDefault="00056DA6"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Select </w:t>
      </w:r>
      <w:r w:rsidR="00611EFD">
        <w:rPr>
          <w:rFonts w:ascii="Arial" w:hAnsi="Arial" w:cs="Arial"/>
          <w:color w:val="auto"/>
        </w:rPr>
        <w:t xml:space="preserve">Arduino Pro or Pro Mini </w:t>
      </w:r>
      <w:r w:rsidRPr="00B51FBF">
        <w:rPr>
          <w:rFonts w:ascii="Arial" w:hAnsi="Arial" w:cs="Arial"/>
          <w:color w:val="auto"/>
        </w:rPr>
        <w:t>through Tools &gt; Board</w:t>
      </w:r>
      <w:r w:rsidR="00FE2D6B" w:rsidRPr="00B51FBF">
        <w:rPr>
          <w:rFonts w:ascii="Arial" w:hAnsi="Arial" w:cs="Arial"/>
          <w:color w:val="auto"/>
        </w:rPr>
        <w:t xml:space="preserve"> dropdown menu.</w:t>
      </w:r>
    </w:p>
    <w:p w14:paraId="5E05828F" w14:textId="77777777" w:rsidR="00611EFD" w:rsidRPr="00611EFD" w:rsidRDefault="00611EFD" w:rsidP="0032223D">
      <w:pPr>
        <w:pStyle w:val="ListParagraph"/>
        <w:ind w:left="0"/>
        <w:rPr>
          <w:rFonts w:ascii="Arial" w:hAnsi="Arial" w:cs="Arial"/>
          <w:color w:val="auto"/>
        </w:rPr>
      </w:pPr>
    </w:p>
    <w:p w14:paraId="53E3112B" w14:textId="1AA6FDE7" w:rsidR="00611EFD" w:rsidRPr="00B51FBF" w:rsidRDefault="00611EFD" w:rsidP="0032223D">
      <w:pPr>
        <w:pStyle w:val="ListParagraph"/>
        <w:widowControl/>
        <w:numPr>
          <w:ilvl w:val="1"/>
          <w:numId w:val="2"/>
        </w:numPr>
        <w:autoSpaceDE/>
        <w:autoSpaceDN/>
        <w:adjustRightInd/>
        <w:ind w:left="0" w:firstLine="0"/>
        <w:rPr>
          <w:rFonts w:ascii="Arial" w:hAnsi="Arial" w:cs="Arial"/>
          <w:color w:val="auto"/>
        </w:rPr>
      </w:pPr>
      <w:r>
        <w:rPr>
          <w:rFonts w:ascii="Arial" w:hAnsi="Arial" w:cs="Arial"/>
          <w:color w:val="auto"/>
        </w:rPr>
        <w:t>Select ATMega 328 (5V, 16mHz) through the Tools &gt; Processor menu.</w:t>
      </w:r>
    </w:p>
    <w:p w14:paraId="139193D4" w14:textId="77777777" w:rsidR="00056DA6" w:rsidRPr="00B51FBF" w:rsidRDefault="00056DA6" w:rsidP="0032223D">
      <w:pPr>
        <w:pStyle w:val="ListParagraph"/>
        <w:ind w:left="0"/>
        <w:rPr>
          <w:rFonts w:ascii="Arial" w:hAnsi="Arial" w:cs="Arial"/>
          <w:color w:val="auto"/>
        </w:rPr>
      </w:pPr>
    </w:p>
    <w:p w14:paraId="48A6B6C1" w14:textId="558B3FC1" w:rsidR="00056DA6" w:rsidRPr="00B51FBF" w:rsidRDefault="00056DA6"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Select the port that the </w:t>
      </w:r>
      <w:r w:rsidR="00B9330C" w:rsidRPr="00B51FBF">
        <w:rPr>
          <w:rFonts w:ascii="Arial" w:hAnsi="Arial" w:cs="Arial"/>
          <w:color w:val="auto"/>
        </w:rPr>
        <w:t>microcontroller</w:t>
      </w:r>
      <w:r w:rsidRPr="00B51FBF">
        <w:rPr>
          <w:rFonts w:ascii="Arial" w:hAnsi="Arial" w:cs="Arial"/>
          <w:color w:val="auto"/>
        </w:rPr>
        <w:t xml:space="preserve"> is connected to through Tools &gt; Port &gt; COM# (will vary depending on which port is currently in use).</w:t>
      </w:r>
    </w:p>
    <w:p w14:paraId="1F47F36B" w14:textId="77777777" w:rsidR="00DA0890" w:rsidRPr="00B51FBF" w:rsidRDefault="00DA0890" w:rsidP="0032223D">
      <w:pPr>
        <w:widowControl/>
        <w:autoSpaceDE/>
        <w:autoSpaceDN/>
        <w:adjustRightInd/>
        <w:rPr>
          <w:rFonts w:ascii="Arial" w:hAnsi="Arial" w:cs="Arial"/>
          <w:color w:val="auto"/>
        </w:rPr>
      </w:pPr>
    </w:p>
    <w:p w14:paraId="03E4AEC7" w14:textId="3143F4D3" w:rsidR="00164106" w:rsidRPr="00B51FBF" w:rsidRDefault="00611EFD" w:rsidP="0032223D">
      <w:pPr>
        <w:pStyle w:val="ListParagraph"/>
        <w:widowControl/>
        <w:numPr>
          <w:ilvl w:val="1"/>
          <w:numId w:val="2"/>
        </w:numPr>
        <w:autoSpaceDE/>
        <w:autoSpaceDN/>
        <w:adjustRightInd/>
        <w:ind w:left="0" w:firstLine="0"/>
        <w:rPr>
          <w:rFonts w:ascii="Arial" w:hAnsi="Arial" w:cs="Arial"/>
          <w:color w:val="auto"/>
        </w:rPr>
      </w:pPr>
      <w:r>
        <w:rPr>
          <w:rFonts w:ascii="Arial" w:hAnsi="Arial" w:cs="Arial"/>
          <w:color w:val="auto"/>
        </w:rPr>
        <w:t>Click the “upload” button to u</w:t>
      </w:r>
      <w:r w:rsidR="00353F89" w:rsidRPr="00B51FBF">
        <w:rPr>
          <w:rFonts w:ascii="Arial" w:hAnsi="Arial" w:cs="Arial"/>
          <w:color w:val="auto"/>
        </w:rPr>
        <w:t xml:space="preserve">pload the </w:t>
      </w:r>
      <w:r w:rsidR="004E3EC1" w:rsidRPr="00B51FBF">
        <w:rPr>
          <w:rFonts w:ascii="Arial" w:hAnsi="Arial" w:cs="Arial"/>
          <w:color w:val="auto"/>
        </w:rPr>
        <w:t xml:space="preserve">FED sketch </w:t>
      </w:r>
      <w:r w:rsidR="00035DB6" w:rsidRPr="00B51FBF">
        <w:rPr>
          <w:rFonts w:ascii="Arial" w:hAnsi="Arial" w:cs="Arial"/>
          <w:color w:val="auto"/>
        </w:rPr>
        <w:t>to the board</w:t>
      </w:r>
      <w:r w:rsidR="00056DA6" w:rsidRPr="00B51FBF">
        <w:rPr>
          <w:rFonts w:ascii="Arial" w:hAnsi="Arial" w:cs="Arial"/>
          <w:color w:val="auto"/>
        </w:rPr>
        <w:t xml:space="preserve"> </w:t>
      </w:r>
      <w:r w:rsidR="004E3EC1" w:rsidRPr="00B51FBF">
        <w:rPr>
          <w:rFonts w:ascii="Arial" w:hAnsi="Arial" w:cs="Arial"/>
          <w:color w:val="auto"/>
        </w:rPr>
        <w:t xml:space="preserve">(available at: </w:t>
      </w:r>
      <w:hyperlink r:id="rId25" w:history="1">
        <w:r w:rsidR="004E3EC1" w:rsidRPr="00B51FBF">
          <w:rPr>
            <w:rStyle w:val="Hyperlink"/>
            <w:rFonts w:ascii="Arial" w:hAnsi="Arial" w:cs="Arial"/>
            <w:color w:val="auto"/>
          </w:rPr>
          <w:t>https://github.com/KravitzLab/fed/tree/master/fed-arduino</w:t>
        </w:r>
      </w:hyperlink>
      <w:r w:rsidR="004E3EC1" w:rsidRPr="00B51FBF">
        <w:rPr>
          <w:rFonts w:ascii="Arial" w:hAnsi="Arial" w:cs="Arial"/>
          <w:color w:val="auto"/>
        </w:rPr>
        <w:t>).</w:t>
      </w:r>
    </w:p>
    <w:p w14:paraId="623C23F4" w14:textId="1CB7ACF6" w:rsidR="00C95E1E" w:rsidRPr="00705298" w:rsidRDefault="00C95E1E" w:rsidP="00705298">
      <w:pPr>
        <w:pStyle w:val="ListParagraph"/>
        <w:widowControl/>
        <w:autoSpaceDE/>
        <w:autoSpaceDN/>
        <w:adjustRightInd/>
        <w:ind w:left="360"/>
        <w:rPr>
          <w:rFonts w:ascii="Arial" w:hAnsi="Arial" w:cs="Arial"/>
          <w:color w:val="auto"/>
        </w:rPr>
      </w:pPr>
    </w:p>
    <w:p w14:paraId="52097867" w14:textId="77777777" w:rsidR="00C95E1E" w:rsidRPr="00B51FBF" w:rsidRDefault="00C95E1E" w:rsidP="0032223D">
      <w:pPr>
        <w:pStyle w:val="ListParagraph"/>
        <w:widowControl/>
        <w:numPr>
          <w:ilvl w:val="0"/>
          <w:numId w:val="2"/>
        </w:numPr>
        <w:autoSpaceDE/>
        <w:autoSpaceDN/>
        <w:adjustRightInd/>
        <w:ind w:left="0" w:firstLine="0"/>
        <w:rPr>
          <w:rFonts w:ascii="Arial" w:hAnsi="Arial" w:cs="Arial"/>
          <w:b/>
          <w:color w:val="auto"/>
        </w:rPr>
      </w:pPr>
      <w:r w:rsidRPr="00B51FBF">
        <w:rPr>
          <w:rFonts w:ascii="Arial" w:hAnsi="Arial" w:cs="Arial"/>
          <w:b/>
          <w:color w:val="auto"/>
        </w:rPr>
        <w:t>Hardware assembly</w:t>
      </w:r>
    </w:p>
    <w:p w14:paraId="70A9D6E2" w14:textId="77777777" w:rsidR="00DA0890" w:rsidRPr="00B51FBF" w:rsidRDefault="00DA0890" w:rsidP="0032223D">
      <w:pPr>
        <w:widowControl/>
        <w:autoSpaceDE/>
        <w:autoSpaceDN/>
        <w:adjustRightInd/>
        <w:rPr>
          <w:rFonts w:ascii="Arial" w:hAnsi="Arial" w:cs="Arial"/>
          <w:b/>
          <w:color w:val="auto"/>
        </w:rPr>
      </w:pPr>
    </w:p>
    <w:p w14:paraId="505CF962" w14:textId="7CB7612B" w:rsidR="00C95E1E" w:rsidRPr="00611EFD" w:rsidRDefault="00C95E1E"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Stepper motor and motor shield</w:t>
      </w:r>
      <w:r w:rsidR="00C52D79" w:rsidRPr="00611EFD">
        <w:rPr>
          <w:rFonts w:ascii="Arial" w:hAnsi="Arial" w:cs="Arial"/>
          <w:b/>
          <w:color w:val="auto"/>
        </w:rPr>
        <w:t xml:space="preserve"> (Figures 1C and 2E)</w:t>
      </w:r>
      <w:r w:rsidRPr="00611EFD">
        <w:rPr>
          <w:rFonts w:ascii="Arial" w:hAnsi="Arial" w:cs="Arial"/>
          <w:b/>
          <w:color w:val="auto"/>
        </w:rPr>
        <w:t>:</w:t>
      </w:r>
    </w:p>
    <w:p w14:paraId="2C2B3447" w14:textId="77777777" w:rsidR="00DA0890" w:rsidRPr="00B51FBF" w:rsidRDefault="00DA0890" w:rsidP="0032223D">
      <w:pPr>
        <w:pStyle w:val="ListParagraph"/>
        <w:widowControl/>
        <w:autoSpaceDE/>
        <w:autoSpaceDN/>
        <w:adjustRightInd/>
        <w:ind w:left="0"/>
        <w:rPr>
          <w:rFonts w:ascii="Arial" w:hAnsi="Arial" w:cs="Arial"/>
          <w:color w:val="auto"/>
        </w:rPr>
      </w:pPr>
    </w:p>
    <w:p w14:paraId="19D80902" w14:textId="08D08B1F" w:rsidR="00C95E1E" w:rsidRPr="00B51FBF" w:rsidRDefault="00611EFD"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 xml:space="preserve">Secure the </w:t>
      </w:r>
      <w:r w:rsidR="00C95E1E" w:rsidRPr="00B51FBF">
        <w:rPr>
          <w:rFonts w:ascii="Arial" w:hAnsi="Arial" w:cs="Arial"/>
          <w:color w:val="auto"/>
        </w:rPr>
        <w:t>5V stepper motor onto t</w:t>
      </w:r>
      <w:r w:rsidR="00905F9B" w:rsidRPr="00B51FBF">
        <w:rPr>
          <w:rFonts w:ascii="Arial" w:hAnsi="Arial" w:cs="Arial"/>
          <w:color w:val="auto"/>
        </w:rPr>
        <w:t>he 3D printed motor mount with two</w:t>
      </w:r>
      <w:r>
        <w:rPr>
          <w:rFonts w:ascii="Arial" w:hAnsi="Arial" w:cs="Arial"/>
          <w:color w:val="auto"/>
        </w:rPr>
        <w:t xml:space="preserve"> #6 x ¼” sheetmetal screws</w:t>
      </w:r>
      <w:r w:rsidR="00C95E1E" w:rsidRPr="00B51FBF">
        <w:rPr>
          <w:rFonts w:ascii="Arial" w:hAnsi="Arial" w:cs="Arial"/>
          <w:color w:val="auto"/>
        </w:rPr>
        <w:t>.</w:t>
      </w:r>
    </w:p>
    <w:p w14:paraId="1081648F" w14:textId="77777777" w:rsidR="00DA0890" w:rsidRDefault="00DA0890" w:rsidP="0032223D">
      <w:pPr>
        <w:pStyle w:val="ListParagraph"/>
        <w:widowControl/>
        <w:autoSpaceDE/>
        <w:autoSpaceDN/>
        <w:adjustRightInd/>
        <w:ind w:left="0"/>
        <w:rPr>
          <w:rFonts w:ascii="Arial" w:hAnsi="Arial" w:cs="Arial"/>
          <w:color w:val="auto"/>
        </w:rPr>
      </w:pPr>
    </w:p>
    <w:p w14:paraId="034DBFAD" w14:textId="47D4306B" w:rsidR="00B51FBF" w:rsidRDefault="00B51FBF" w:rsidP="0032223D">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5B990AEE" wp14:editId="72963E52">
            <wp:extent cx="1196782" cy="1710175"/>
            <wp:effectExtent l="0" t="0" r="381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96"/>
                    <a:stretch/>
                  </pic:blipFill>
                  <pic:spPr bwMode="auto">
                    <a:xfrm>
                      <a:off x="0" y="0"/>
                      <a:ext cx="1198417" cy="1712512"/>
                    </a:xfrm>
                    <a:prstGeom prst="rect">
                      <a:avLst/>
                    </a:prstGeom>
                    <a:noFill/>
                    <a:ln>
                      <a:noFill/>
                    </a:ln>
                    <a:extLst>
                      <a:ext uri="{53640926-AAD7-44D8-BBD7-CCE9431645EC}">
                        <a14:shadowObscured xmlns:a14="http://schemas.microsoft.com/office/drawing/2010/main"/>
                      </a:ext>
                    </a:extLst>
                  </pic:spPr>
                </pic:pic>
              </a:graphicData>
            </a:graphic>
          </wp:inline>
        </w:drawing>
      </w:r>
    </w:p>
    <w:p w14:paraId="27100A94" w14:textId="77777777" w:rsidR="00B51FBF" w:rsidRPr="00B51FBF" w:rsidRDefault="00B51FBF" w:rsidP="0032223D">
      <w:pPr>
        <w:pStyle w:val="ListParagraph"/>
        <w:widowControl/>
        <w:autoSpaceDE/>
        <w:autoSpaceDN/>
        <w:adjustRightInd/>
        <w:ind w:left="0"/>
        <w:rPr>
          <w:rFonts w:ascii="Arial" w:hAnsi="Arial" w:cs="Arial"/>
          <w:color w:val="auto"/>
        </w:rPr>
      </w:pPr>
    </w:p>
    <w:p w14:paraId="1F16F0CF" w14:textId="73831D07" w:rsidR="00DA0890"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Insert rotating </w:t>
      </w:r>
      <w:r w:rsidR="00035DB6" w:rsidRPr="00B51FBF">
        <w:rPr>
          <w:rFonts w:ascii="Arial" w:hAnsi="Arial" w:cs="Arial"/>
          <w:color w:val="auto"/>
        </w:rPr>
        <w:t xml:space="preserve">disk into motor mount </w:t>
      </w:r>
      <w:r w:rsidRPr="00B51FBF">
        <w:rPr>
          <w:rFonts w:ascii="Arial" w:hAnsi="Arial" w:cs="Arial"/>
          <w:color w:val="auto"/>
        </w:rPr>
        <w:t xml:space="preserve">and push down </w:t>
      </w:r>
      <w:r w:rsidR="00F13549" w:rsidRPr="00B51FBF">
        <w:rPr>
          <w:rFonts w:ascii="Arial" w:hAnsi="Arial" w:cs="Arial"/>
          <w:color w:val="auto"/>
        </w:rPr>
        <w:t>to securely attach to</w:t>
      </w:r>
      <w:r w:rsidR="00035DB6" w:rsidRPr="00B51FBF">
        <w:rPr>
          <w:rFonts w:ascii="Arial" w:hAnsi="Arial" w:cs="Arial"/>
          <w:color w:val="auto"/>
        </w:rPr>
        <w:t xml:space="preserve"> stepper</w:t>
      </w:r>
      <w:r w:rsidR="00F13549" w:rsidRPr="00B51FBF">
        <w:rPr>
          <w:rFonts w:ascii="Arial" w:hAnsi="Arial" w:cs="Arial"/>
          <w:color w:val="auto"/>
        </w:rPr>
        <w:t xml:space="preserve"> motor shaft</w:t>
      </w:r>
      <w:r w:rsidRPr="00B51FBF">
        <w:rPr>
          <w:rFonts w:ascii="Arial" w:hAnsi="Arial" w:cs="Arial"/>
          <w:color w:val="auto"/>
        </w:rPr>
        <w:t>.</w:t>
      </w:r>
      <w:r w:rsidR="00905F9B" w:rsidRPr="00B51FBF">
        <w:rPr>
          <w:rFonts w:ascii="Arial" w:hAnsi="Arial" w:cs="Arial"/>
          <w:color w:val="auto"/>
        </w:rPr>
        <w:t xml:space="preserve"> </w:t>
      </w:r>
    </w:p>
    <w:p w14:paraId="7C0457EE" w14:textId="77777777" w:rsidR="00611EFD" w:rsidRDefault="00611EFD" w:rsidP="0032223D">
      <w:pPr>
        <w:pStyle w:val="ListParagraph"/>
        <w:widowControl/>
        <w:autoSpaceDE/>
        <w:autoSpaceDN/>
        <w:adjustRightInd/>
        <w:ind w:left="0"/>
        <w:rPr>
          <w:rFonts w:ascii="Arial" w:hAnsi="Arial" w:cs="Arial"/>
          <w:color w:val="auto"/>
        </w:rPr>
      </w:pPr>
    </w:p>
    <w:p w14:paraId="4518BE29" w14:textId="31FD9A2F" w:rsidR="00611EFD" w:rsidRPr="00B51FBF" w:rsidRDefault="00334232" w:rsidP="0032223D">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70528C67" wp14:editId="1EAB0769">
            <wp:extent cx="2114961" cy="1587708"/>
            <wp:effectExtent l="0" t="0" r="0" b="0"/>
            <wp:docPr id="34" name="Picture 34" descr="C:\Users\alima\AppData\Local\Microsoft\Windows\Temporary Internet Files\Content.Outlook\B4E57ERM\FullSizeRend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ma\AppData\Local\Microsoft\Windows\Temporary Internet Files\Content.Outlook\B4E57ERM\FullSizeRender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5140" cy="1587842"/>
                    </a:xfrm>
                    <a:prstGeom prst="rect">
                      <a:avLst/>
                    </a:prstGeom>
                    <a:noFill/>
                    <a:ln>
                      <a:noFill/>
                    </a:ln>
                  </pic:spPr>
                </pic:pic>
              </a:graphicData>
            </a:graphic>
          </wp:inline>
        </w:drawing>
      </w:r>
    </w:p>
    <w:p w14:paraId="4EFB707B" w14:textId="77777777" w:rsidR="00DA0890" w:rsidRPr="00B51FBF" w:rsidRDefault="00DA0890" w:rsidP="0032223D">
      <w:pPr>
        <w:pStyle w:val="ListParagraph"/>
        <w:widowControl/>
        <w:autoSpaceDE/>
        <w:autoSpaceDN/>
        <w:adjustRightInd/>
        <w:ind w:left="0"/>
        <w:rPr>
          <w:rFonts w:ascii="Arial" w:hAnsi="Arial" w:cs="Arial"/>
          <w:color w:val="auto"/>
        </w:rPr>
      </w:pPr>
    </w:p>
    <w:p w14:paraId="5F5C132E" w14:textId="583B0A6B" w:rsidR="00C95E1E" w:rsidRPr="00B51FBF"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Twist on 3D printed food silo onto the motor mount making sure the </w:t>
      </w:r>
      <w:r w:rsidR="00C52D79" w:rsidRPr="00B51FBF">
        <w:rPr>
          <w:rFonts w:ascii="Arial" w:hAnsi="Arial" w:cs="Arial"/>
          <w:color w:val="auto"/>
        </w:rPr>
        <w:t>pellet leveler</w:t>
      </w:r>
      <w:r w:rsidR="00F06758" w:rsidRPr="00B51FBF">
        <w:rPr>
          <w:rFonts w:ascii="Arial" w:hAnsi="Arial" w:cs="Arial"/>
          <w:color w:val="auto"/>
        </w:rPr>
        <w:t xml:space="preserve"> </w:t>
      </w:r>
      <w:r w:rsidR="00F13549" w:rsidRPr="00B51FBF">
        <w:rPr>
          <w:rFonts w:ascii="Arial" w:hAnsi="Arial" w:cs="Arial"/>
          <w:color w:val="auto"/>
        </w:rPr>
        <w:t xml:space="preserve">arm </w:t>
      </w:r>
      <w:r w:rsidR="00F06758" w:rsidRPr="00B51FBF">
        <w:rPr>
          <w:rFonts w:ascii="Arial" w:hAnsi="Arial" w:cs="Arial"/>
          <w:color w:val="auto"/>
        </w:rPr>
        <w:t xml:space="preserve">is </w:t>
      </w:r>
      <w:r w:rsidR="00F13549" w:rsidRPr="00B51FBF">
        <w:rPr>
          <w:rFonts w:ascii="Arial" w:hAnsi="Arial" w:cs="Arial"/>
          <w:color w:val="auto"/>
        </w:rPr>
        <w:t>over</w:t>
      </w:r>
      <w:r w:rsidR="00F06758" w:rsidRPr="00B51FBF">
        <w:rPr>
          <w:rFonts w:ascii="Arial" w:hAnsi="Arial" w:cs="Arial"/>
          <w:color w:val="auto"/>
        </w:rPr>
        <w:t xml:space="preserve"> the hole</w:t>
      </w:r>
      <w:r w:rsidRPr="00B51FBF">
        <w:rPr>
          <w:rFonts w:ascii="Arial" w:hAnsi="Arial" w:cs="Arial"/>
          <w:color w:val="auto"/>
        </w:rPr>
        <w:t xml:space="preserve"> in the motor mount.</w:t>
      </w:r>
    </w:p>
    <w:p w14:paraId="3F42DD7F" w14:textId="77777777" w:rsidR="00DA0890" w:rsidRPr="00B51FBF" w:rsidRDefault="00DA0890" w:rsidP="0032223D">
      <w:pPr>
        <w:pStyle w:val="ListParagraph"/>
        <w:widowControl/>
        <w:autoSpaceDE/>
        <w:autoSpaceDN/>
        <w:adjustRightInd/>
        <w:ind w:left="0"/>
        <w:rPr>
          <w:rFonts w:ascii="Arial" w:hAnsi="Arial" w:cs="Arial"/>
          <w:color w:val="auto"/>
        </w:rPr>
      </w:pPr>
    </w:p>
    <w:p w14:paraId="6A58A865" w14:textId="2AB0C4C2" w:rsidR="00C95E1E" w:rsidRPr="00B51FBF"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Twist on connected pieces from above (steps 4.1.1</w:t>
      </w:r>
      <w:r w:rsidR="00905F9B" w:rsidRPr="00B51FBF">
        <w:rPr>
          <w:rFonts w:ascii="Arial" w:hAnsi="Arial" w:cs="Arial"/>
          <w:color w:val="auto"/>
        </w:rPr>
        <w:t xml:space="preserve"> – </w:t>
      </w:r>
      <w:r w:rsidRPr="00B51FBF">
        <w:rPr>
          <w:rFonts w:ascii="Arial" w:hAnsi="Arial" w:cs="Arial"/>
          <w:color w:val="auto"/>
        </w:rPr>
        <w:t>4.1.3) to the top of the printed base, with the stepper motor positioned towards the back of the base</w:t>
      </w:r>
      <w:r w:rsidR="00766CFF" w:rsidRPr="00B51FBF">
        <w:rPr>
          <w:rFonts w:ascii="Arial" w:hAnsi="Arial" w:cs="Arial"/>
          <w:color w:val="auto"/>
        </w:rPr>
        <w:t xml:space="preserve"> </w:t>
      </w:r>
      <w:r w:rsidR="004A486B" w:rsidRPr="00B51FBF">
        <w:rPr>
          <w:rFonts w:ascii="Arial" w:hAnsi="Arial" w:cs="Arial"/>
          <w:color w:val="auto"/>
        </w:rPr>
        <w:t>and</w:t>
      </w:r>
      <w:r w:rsidR="00766CFF" w:rsidRPr="00B51FBF">
        <w:rPr>
          <w:rFonts w:ascii="Arial" w:hAnsi="Arial" w:cs="Arial"/>
          <w:color w:val="auto"/>
        </w:rPr>
        <w:t xml:space="preserve"> the hole</w:t>
      </w:r>
      <w:r w:rsidR="004A486B" w:rsidRPr="00B51FBF">
        <w:rPr>
          <w:rFonts w:ascii="Arial" w:hAnsi="Arial" w:cs="Arial"/>
          <w:color w:val="auto"/>
        </w:rPr>
        <w:t xml:space="preserve"> </w:t>
      </w:r>
      <w:r w:rsidR="00766CFF" w:rsidRPr="00B51FBF">
        <w:rPr>
          <w:rFonts w:ascii="Arial" w:hAnsi="Arial" w:cs="Arial"/>
          <w:color w:val="auto"/>
        </w:rPr>
        <w:t>positioned in the fron</w:t>
      </w:r>
      <w:r w:rsidR="004A486B" w:rsidRPr="00B51FBF">
        <w:rPr>
          <w:rFonts w:ascii="Arial" w:hAnsi="Arial" w:cs="Arial"/>
          <w:color w:val="auto"/>
        </w:rPr>
        <w:t>t.</w:t>
      </w:r>
    </w:p>
    <w:p w14:paraId="03383731" w14:textId="77777777" w:rsidR="00DA0890" w:rsidRPr="00B51FBF" w:rsidRDefault="00DA0890" w:rsidP="0032223D">
      <w:pPr>
        <w:widowControl/>
        <w:autoSpaceDE/>
        <w:autoSpaceDN/>
        <w:adjustRightInd/>
        <w:rPr>
          <w:rFonts w:ascii="Arial" w:hAnsi="Arial" w:cs="Arial"/>
          <w:color w:val="auto"/>
        </w:rPr>
      </w:pPr>
    </w:p>
    <w:p w14:paraId="6C904385" w14:textId="42BB8324" w:rsidR="00FF55CE" w:rsidRDefault="00611EFD"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Cut</w:t>
      </w:r>
      <w:r w:rsidR="00FF55CE">
        <w:rPr>
          <w:rFonts w:ascii="Arial" w:hAnsi="Arial" w:cs="Arial"/>
          <w:color w:val="auto"/>
        </w:rPr>
        <w:t xml:space="preserve"> the </w:t>
      </w:r>
      <w:r>
        <w:rPr>
          <w:rFonts w:ascii="Arial" w:hAnsi="Arial" w:cs="Arial"/>
          <w:color w:val="auto"/>
        </w:rPr>
        <w:t xml:space="preserve">5-pin </w:t>
      </w:r>
      <w:r w:rsidR="00FF55CE">
        <w:rPr>
          <w:rFonts w:ascii="Arial" w:hAnsi="Arial" w:cs="Arial"/>
          <w:color w:val="auto"/>
        </w:rPr>
        <w:t xml:space="preserve">connector from the stepper motor wires and strip ~2mm from </w:t>
      </w:r>
      <w:r>
        <w:rPr>
          <w:rFonts w:ascii="Arial" w:hAnsi="Arial" w:cs="Arial"/>
          <w:color w:val="auto"/>
        </w:rPr>
        <w:t xml:space="preserve">the end of </w:t>
      </w:r>
      <w:r w:rsidR="00FF55CE">
        <w:rPr>
          <w:rFonts w:ascii="Arial" w:hAnsi="Arial" w:cs="Arial"/>
          <w:color w:val="auto"/>
        </w:rPr>
        <w:t>each wire.</w:t>
      </w:r>
    </w:p>
    <w:p w14:paraId="7D60A7E1" w14:textId="77777777" w:rsidR="00FF55CE" w:rsidRPr="00FF55CE" w:rsidRDefault="00FF55CE" w:rsidP="0032223D">
      <w:pPr>
        <w:pStyle w:val="ListParagraph"/>
        <w:ind w:left="0"/>
        <w:rPr>
          <w:rFonts w:ascii="Arial" w:hAnsi="Arial" w:cs="Arial"/>
          <w:color w:val="auto"/>
        </w:rPr>
      </w:pPr>
    </w:p>
    <w:p w14:paraId="66411EFA" w14:textId="5B4D381F" w:rsidR="00C95E1E" w:rsidRDefault="00F06758"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C</w:t>
      </w:r>
      <w:r w:rsidR="00C95E1E" w:rsidRPr="00B51FBF">
        <w:rPr>
          <w:rFonts w:ascii="Arial" w:hAnsi="Arial" w:cs="Arial"/>
          <w:color w:val="auto"/>
        </w:rPr>
        <w:t xml:space="preserve">onnect </w:t>
      </w:r>
      <w:r w:rsidR="00FF55CE">
        <w:rPr>
          <w:rFonts w:ascii="Arial" w:hAnsi="Arial" w:cs="Arial"/>
          <w:color w:val="auto"/>
        </w:rPr>
        <w:t xml:space="preserve">wires from </w:t>
      </w:r>
      <w:r w:rsidR="00C95E1E" w:rsidRPr="00B51FBF">
        <w:rPr>
          <w:rFonts w:ascii="Arial" w:hAnsi="Arial" w:cs="Arial"/>
          <w:color w:val="auto"/>
        </w:rPr>
        <w:t>stepper motor to the terminal block connectors on the motor shield: red to ground, orang</w:t>
      </w:r>
      <w:r w:rsidR="00A2600B" w:rsidRPr="00B51FBF">
        <w:rPr>
          <w:rFonts w:ascii="Arial" w:hAnsi="Arial" w:cs="Arial"/>
          <w:color w:val="auto"/>
        </w:rPr>
        <w:t>e and pink to one motor port (e</w:t>
      </w:r>
      <w:r w:rsidR="00C95E1E" w:rsidRPr="00B51FBF">
        <w:rPr>
          <w:rFonts w:ascii="Arial" w:hAnsi="Arial" w:cs="Arial"/>
          <w:color w:val="auto"/>
        </w:rPr>
        <w:t>.</w:t>
      </w:r>
      <w:r w:rsidR="00A2600B" w:rsidRPr="00B51FBF">
        <w:rPr>
          <w:rFonts w:ascii="Arial" w:hAnsi="Arial" w:cs="Arial"/>
          <w:color w:val="auto"/>
        </w:rPr>
        <w:t>g.,</w:t>
      </w:r>
      <w:r w:rsidR="00C95E1E" w:rsidRPr="00B51FBF">
        <w:rPr>
          <w:rFonts w:ascii="Arial" w:hAnsi="Arial" w:cs="Arial"/>
          <w:color w:val="auto"/>
        </w:rPr>
        <w:t xml:space="preserve"> </w:t>
      </w:r>
      <w:r w:rsidR="00AA6604" w:rsidRPr="00B51FBF">
        <w:rPr>
          <w:rFonts w:ascii="Arial" w:hAnsi="Arial" w:cs="Arial"/>
          <w:color w:val="auto"/>
        </w:rPr>
        <w:t>M</w:t>
      </w:r>
      <w:r w:rsidR="00AA6604">
        <w:rPr>
          <w:rFonts w:ascii="Arial" w:hAnsi="Arial" w:cs="Arial"/>
          <w:color w:val="auto"/>
        </w:rPr>
        <w:t>1</w:t>
      </w:r>
      <w:r w:rsidR="00C95E1E" w:rsidRPr="00B51FBF">
        <w:rPr>
          <w:rFonts w:ascii="Arial" w:hAnsi="Arial" w:cs="Arial"/>
          <w:color w:val="auto"/>
        </w:rPr>
        <w:t>), and blue and yellow to the other motor port (e</w:t>
      </w:r>
      <w:r w:rsidR="00A2600B" w:rsidRPr="00B51FBF">
        <w:rPr>
          <w:rFonts w:ascii="Arial" w:hAnsi="Arial" w:cs="Arial"/>
          <w:color w:val="auto"/>
        </w:rPr>
        <w:t>.g.,</w:t>
      </w:r>
      <w:r w:rsidR="004A486B" w:rsidRPr="00B51FBF">
        <w:rPr>
          <w:rFonts w:ascii="Arial" w:hAnsi="Arial" w:cs="Arial"/>
          <w:color w:val="auto"/>
        </w:rPr>
        <w:t xml:space="preserve"> </w:t>
      </w:r>
      <w:r w:rsidR="00AA6604" w:rsidRPr="00B51FBF">
        <w:rPr>
          <w:rFonts w:ascii="Arial" w:hAnsi="Arial" w:cs="Arial"/>
          <w:color w:val="auto"/>
        </w:rPr>
        <w:t>M</w:t>
      </w:r>
      <w:r w:rsidR="00AA6604">
        <w:rPr>
          <w:rFonts w:ascii="Arial" w:hAnsi="Arial" w:cs="Arial"/>
          <w:color w:val="auto"/>
        </w:rPr>
        <w:t>2</w:t>
      </w:r>
      <w:r w:rsidR="004A486B" w:rsidRPr="00B51FBF">
        <w:rPr>
          <w:rFonts w:ascii="Arial" w:hAnsi="Arial" w:cs="Arial"/>
          <w:color w:val="auto"/>
        </w:rPr>
        <w:t>).</w:t>
      </w:r>
    </w:p>
    <w:p w14:paraId="6006042A" w14:textId="77777777" w:rsidR="00FF55CE" w:rsidRDefault="00FF55CE" w:rsidP="0032223D">
      <w:pPr>
        <w:rPr>
          <w:rFonts w:ascii="Arial" w:hAnsi="Arial" w:cs="Arial"/>
          <w:color w:val="auto"/>
        </w:rPr>
      </w:pPr>
    </w:p>
    <w:p w14:paraId="37AC3AA9" w14:textId="0DCA7636" w:rsidR="00DA0890" w:rsidRPr="00B51FBF" w:rsidRDefault="00334232" w:rsidP="0032223D">
      <w:pPr>
        <w:rPr>
          <w:rFonts w:ascii="Arial" w:hAnsi="Arial" w:cs="Arial"/>
          <w:color w:val="auto"/>
        </w:rPr>
      </w:pPr>
      <w:r>
        <w:rPr>
          <w:rFonts w:ascii="Arial" w:hAnsi="Arial" w:cs="Arial"/>
          <w:noProof/>
          <w:color w:val="auto"/>
        </w:rPr>
        <w:drawing>
          <wp:inline distT="0" distB="0" distL="0" distR="0" wp14:anchorId="7D49379B" wp14:editId="3CD00EB8">
            <wp:extent cx="2480934" cy="1535698"/>
            <wp:effectExtent l="0" t="0" r="0" b="7620"/>
            <wp:docPr id="35" name="Picture 35" descr="C:\Users\alima\AppData\Local\Microsoft\Windows\Temporary Internet Files\Content.Outlook\B4E57ERM\FullSizeRender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ma\AppData\Local\Microsoft\Windows\Temporary Internet Files\Content.Outlook\B4E57ERM\FullSizeRender (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2092" cy="1536415"/>
                    </a:xfrm>
                    <a:prstGeom prst="rect">
                      <a:avLst/>
                    </a:prstGeom>
                    <a:noFill/>
                    <a:ln>
                      <a:noFill/>
                    </a:ln>
                  </pic:spPr>
                </pic:pic>
              </a:graphicData>
            </a:graphic>
          </wp:inline>
        </w:drawing>
      </w:r>
    </w:p>
    <w:p w14:paraId="1010A3F4" w14:textId="77777777" w:rsidR="00611EFD" w:rsidRDefault="00611EFD" w:rsidP="0032223D">
      <w:pPr>
        <w:pStyle w:val="ListParagraph"/>
        <w:widowControl/>
        <w:autoSpaceDE/>
        <w:autoSpaceDN/>
        <w:adjustRightInd/>
        <w:ind w:left="0"/>
        <w:rPr>
          <w:rFonts w:ascii="Arial" w:hAnsi="Arial" w:cs="Arial"/>
          <w:color w:val="auto"/>
        </w:rPr>
      </w:pPr>
    </w:p>
    <w:p w14:paraId="6B4E596C" w14:textId="77777777" w:rsidR="00C95E1E" w:rsidRPr="00611EFD" w:rsidRDefault="00C95E1E"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External power button:</w:t>
      </w:r>
    </w:p>
    <w:p w14:paraId="655348F9" w14:textId="77777777" w:rsidR="00DA0890" w:rsidRPr="00B51FBF" w:rsidRDefault="00DA0890" w:rsidP="0032223D">
      <w:pPr>
        <w:pStyle w:val="ListParagraph"/>
        <w:widowControl/>
        <w:autoSpaceDE/>
        <w:autoSpaceDN/>
        <w:adjustRightInd/>
        <w:ind w:left="0"/>
        <w:rPr>
          <w:rFonts w:ascii="Arial" w:hAnsi="Arial" w:cs="Arial"/>
          <w:color w:val="auto"/>
        </w:rPr>
      </w:pPr>
    </w:p>
    <w:p w14:paraId="48938977" w14:textId="0C3FC7EB" w:rsidR="00DA0890" w:rsidRPr="00D075EE" w:rsidRDefault="00572B07"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Remove the nut from the power button and i</w:t>
      </w:r>
      <w:r w:rsidR="00C95E1E" w:rsidRPr="00B51FBF">
        <w:rPr>
          <w:rFonts w:ascii="Arial" w:hAnsi="Arial" w:cs="Arial"/>
          <w:color w:val="auto"/>
        </w:rPr>
        <w:t xml:space="preserve">nsert </w:t>
      </w:r>
      <w:r>
        <w:rPr>
          <w:rFonts w:ascii="Arial" w:hAnsi="Arial" w:cs="Arial"/>
          <w:color w:val="auto"/>
        </w:rPr>
        <w:t xml:space="preserve">the </w:t>
      </w:r>
      <w:r w:rsidR="00C95E1E" w:rsidRPr="00B51FBF">
        <w:rPr>
          <w:rFonts w:ascii="Arial" w:hAnsi="Arial" w:cs="Arial"/>
          <w:color w:val="auto"/>
        </w:rPr>
        <w:t xml:space="preserve">power button </w:t>
      </w:r>
      <w:r>
        <w:rPr>
          <w:rFonts w:ascii="Arial" w:hAnsi="Arial" w:cs="Arial"/>
          <w:color w:val="auto"/>
        </w:rPr>
        <w:t>into the hole in the right side of the base</w:t>
      </w:r>
      <w:r w:rsidR="00C95E1E" w:rsidRPr="00B51FBF">
        <w:rPr>
          <w:rFonts w:ascii="Arial" w:hAnsi="Arial" w:cs="Arial"/>
          <w:color w:val="auto"/>
        </w:rPr>
        <w:t xml:space="preserve">. Secure button in place with hex nut. </w:t>
      </w:r>
    </w:p>
    <w:p w14:paraId="101567CB" w14:textId="77777777" w:rsidR="00C52D79" w:rsidRPr="00B51FBF" w:rsidRDefault="00C52D79" w:rsidP="0032223D">
      <w:pPr>
        <w:widowControl/>
        <w:autoSpaceDE/>
        <w:autoSpaceDN/>
        <w:adjustRightInd/>
        <w:rPr>
          <w:rFonts w:ascii="Arial" w:hAnsi="Arial" w:cs="Arial"/>
          <w:color w:val="auto"/>
        </w:rPr>
      </w:pPr>
    </w:p>
    <w:p w14:paraId="5A4BD649" w14:textId="2B7A65C8" w:rsidR="00C95E1E" w:rsidRPr="00611EFD" w:rsidRDefault="00076D46"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 xml:space="preserve">Photo-interrupter </w:t>
      </w:r>
      <w:r w:rsidR="00C95E1E" w:rsidRPr="00611EFD">
        <w:rPr>
          <w:rFonts w:ascii="Arial" w:hAnsi="Arial" w:cs="Arial"/>
          <w:b/>
          <w:color w:val="auto"/>
        </w:rPr>
        <w:t>:</w:t>
      </w:r>
    </w:p>
    <w:p w14:paraId="5E081FAF" w14:textId="77777777" w:rsidR="00DA0890" w:rsidRPr="00611EFD" w:rsidRDefault="00DA0890" w:rsidP="0032223D">
      <w:pPr>
        <w:pStyle w:val="ListParagraph"/>
        <w:widowControl/>
        <w:autoSpaceDE/>
        <w:autoSpaceDN/>
        <w:adjustRightInd/>
        <w:ind w:left="0"/>
        <w:rPr>
          <w:rFonts w:ascii="Arial" w:hAnsi="Arial" w:cs="Arial"/>
          <w:b/>
          <w:color w:val="auto"/>
        </w:rPr>
      </w:pPr>
    </w:p>
    <w:p w14:paraId="4CD184EE" w14:textId="65AA303A" w:rsidR="00572B07" w:rsidRDefault="00572B07"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Place the photo-interrupter into its 3D printed housing. Note: use a heat gun to heat up the housing if the photo-interrupter won’t seat all the way in.</w:t>
      </w:r>
    </w:p>
    <w:p w14:paraId="0EE4BFA1" w14:textId="780573F6" w:rsidR="00AA6604" w:rsidRDefault="00AA6604" w:rsidP="00705298">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358A3825" wp14:editId="5F89DBA0">
            <wp:extent cx="1085481" cy="1702602"/>
            <wp:effectExtent l="0" t="0" r="635" b="0"/>
            <wp:docPr id="30" name="Picture 30" descr="C:\Users\alima\AppData\Local\Microsoft\Windows\Temporary Internet Files\Content.Outlook\B4E57ERM\FullSizeRender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ma\AppData\Local\Microsoft\Windows\Temporary Internet Files\Content.Outlook\B4E57ERM\FullSizeRender (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8801" cy="1707810"/>
                    </a:xfrm>
                    <a:prstGeom prst="rect">
                      <a:avLst/>
                    </a:prstGeom>
                    <a:noFill/>
                    <a:ln>
                      <a:noFill/>
                    </a:ln>
                  </pic:spPr>
                </pic:pic>
              </a:graphicData>
            </a:graphic>
          </wp:inline>
        </w:drawing>
      </w:r>
    </w:p>
    <w:p w14:paraId="27BF0C55" w14:textId="77777777" w:rsidR="00572B07" w:rsidRDefault="00572B07" w:rsidP="00572B07">
      <w:pPr>
        <w:pStyle w:val="ListParagraph"/>
        <w:widowControl/>
        <w:autoSpaceDE/>
        <w:autoSpaceDN/>
        <w:adjustRightInd/>
        <w:ind w:left="0"/>
        <w:rPr>
          <w:rFonts w:ascii="Arial" w:hAnsi="Arial" w:cs="Arial"/>
          <w:color w:val="auto"/>
        </w:rPr>
      </w:pPr>
    </w:p>
    <w:p w14:paraId="2A68A67B" w14:textId="4E3D0CD9" w:rsidR="00C95E1E" w:rsidRDefault="00905F9B" w:rsidP="0032223D">
      <w:pPr>
        <w:pStyle w:val="ListParagraph"/>
        <w:widowControl/>
        <w:numPr>
          <w:ilvl w:val="2"/>
          <w:numId w:val="2"/>
        </w:numPr>
        <w:autoSpaceDE/>
        <w:autoSpaceDN/>
        <w:adjustRightInd/>
        <w:ind w:left="0" w:firstLine="0"/>
        <w:rPr>
          <w:rFonts w:ascii="Arial" w:hAnsi="Arial" w:cs="Arial"/>
          <w:color w:val="auto"/>
        </w:rPr>
      </w:pPr>
      <w:r w:rsidRPr="00572B07">
        <w:rPr>
          <w:rFonts w:ascii="Arial" w:hAnsi="Arial" w:cs="Arial"/>
          <w:color w:val="auto"/>
        </w:rPr>
        <w:t xml:space="preserve">String the </w:t>
      </w:r>
      <w:r w:rsidR="000F3556" w:rsidRPr="00572B07">
        <w:rPr>
          <w:rFonts w:ascii="Arial" w:hAnsi="Arial" w:cs="Arial"/>
          <w:color w:val="auto"/>
        </w:rPr>
        <w:t xml:space="preserve">3-pin </w:t>
      </w:r>
      <w:r w:rsidR="00DC6F89" w:rsidRPr="00572B07">
        <w:rPr>
          <w:rFonts w:ascii="Arial" w:hAnsi="Arial" w:cs="Arial"/>
          <w:color w:val="auto"/>
        </w:rPr>
        <w:t xml:space="preserve">male </w:t>
      </w:r>
      <w:r w:rsidR="000F3556" w:rsidRPr="00572B07">
        <w:rPr>
          <w:rFonts w:ascii="Arial" w:hAnsi="Arial" w:cs="Arial"/>
          <w:color w:val="auto"/>
        </w:rPr>
        <w:t xml:space="preserve">connector </w:t>
      </w:r>
      <w:r w:rsidR="00572B07">
        <w:rPr>
          <w:rFonts w:ascii="Arial" w:hAnsi="Arial" w:cs="Arial"/>
          <w:color w:val="auto"/>
        </w:rPr>
        <w:t xml:space="preserve">“E” </w:t>
      </w:r>
      <w:r w:rsidR="00C95E1E" w:rsidRPr="00B51FBF">
        <w:rPr>
          <w:rFonts w:ascii="Arial" w:hAnsi="Arial" w:cs="Arial"/>
          <w:color w:val="auto"/>
        </w:rPr>
        <w:t xml:space="preserve">from the </w:t>
      </w:r>
      <w:r w:rsidR="00611EFD">
        <w:rPr>
          <w:rFonts w:ascii="Arial" w:hAnsi="Arial" w:cs="Arial"/>
          <w:color w:val="auto"/>
        </w:rPr>
        <w:t>photo-interrupter</w:t>
      </w:r>
      <w:r w:rsidR="00C95E1E" w:rsidRPr="00B51FBF">
        <w:rPr>
          <w:rFonts w:ascii="Arial" w:hAnsi="Arial" w:cs="Arial"/>
          <w:color w:val="auto"/>
        </w:rPr>
        <w:t xml:space="preserve"> (PWR, GND, and SGL) th</w:t>
      </w:r>
      <w:r w:rsidR="003057A6" w:rsidRPr="00B51FBF">
        <w:rPr>
          <w:rFonts w:ascii="Arial" w:hAnsi="Arial" w:cs="Arial"/>
          <w:color w:val="auto"/>
        </w:rPr>
        <w:t>r</w:t>
      </w:r>
      <w:r w:rsidR="00C95E1E" w:rsidRPr="00B51FBF">
        <w:rPr>
          <w:rFonts w:ascii="Arial" w:hAnsi="Arial" w:cs="Arial"/>
          <w:color w:val="auto"/>
        </w:rPr>
        <w:t>ough the front middle hole of the 3D printed base</w:t>
      </w:r>
      <w:r w:rsidR="00EA5FA5" w:rsidRPr="00B51FBF">
        <w:rPr>
          <w:rFonts w:ascii="Arial" w:hAnsi="Arial" w:cs="Arial"/>
          <w:color w:val="auto"/>
        </w:rPr>
        <w:t>.</w:t>
      </w:r>
    </w:p>
    <w:p w14:paraId="3E1E1410" w14:textId="77777777" w:rsidR="00572B07" w:rsidRPr="00572B07" w:rsidRDefault="00572B07" w:rsidP="00572B07">
      <w:pPr>
        <w:pStyle w:val="ListParagraph"/>
        <w:rPr>
          <w:rFonts w:ascii="Arial" w:hAnsi="Arial" w:cs="Arial"/>
          <w:color w:val="auto"/>
        </w:rPr>
      </w:pPr>
    </w:p>
    <w:p w14:paraId="4342B562" w14:textId="74698B18" w:rsidR="00572B07" w:rsidRPr="00B51FBF" w:rsidRDefault="00572B07"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Secure the housing into the FED base with two 1” nylon screws and corresponding nuts.</w:t>
      </w:r>
    </w:p>
    <w:p w14:paraId="398670A1" w14:textId="77777777" w:rsidR="00DA0890" w:rsidRPr="00B51FBF" w:rsidRDefault="00DA0890" w:rsidP="0032223D">
      <w:pPr>
        <w:widowControl/>
        <w:autoSpaceDE/>
        <w:autoSpaceDN/>
        <w:adjustRightInd/>
        <w:rPr>
          <w:rFonts w:ascii="Arial" w:hAnsi="Arial" w:cs="Arial"/>
          <w:color w:val="auto"/>
        </w:rPr>
      </w:pPr>
    </w:p>
    <w:p w14:paraId="01C9D129" w14:textId="10C9798D" w:rsidR="00C95E1E" w:rsidRPr="00611EFD" w:rsidRDefault="00C95E1E"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BNC</w:t>
      </w:r>
      <w:r w:rsidR="00964227" w:rsidRPr="00611EFD">
        <w:rPr>
          <w:rFonts w:ascii="Arial" w:hAnsi="Arial" w:cs="Arial"/>
          <w:b/>
          <w:color w:val="auto"/>
        </w:rPr>
        <w:t xml:space="preserve"> output cable</w:t>
      </w:r>
      <w:r w:rsidR="00572B07">
        <w:rPr>
          <w:rFonts w:ascii="Arial" w:hAnsi="Arial" w:cs="Arial"/>
          <w:b/>
          <w:color w:val="auto"/>
        </w:rPr>
        <w:t xml:space="preserve"> (optional)</w:t>
      </w:r>
      <w:r w:rsidRPr="00611EFD">
        <w:rPr>
          <w:rFonts w:ascii="Arial" w:hAnsi="Arial" w:cs="Arial"/>
          <w:b/>
          <w:color w:val="auto"/>
        </w:rPr>
        <w:t>:</w:t>
      </w:r>
    </w:p>
    <w:p w14:paraId="3E84956E" w14:textId="77777777" w:rsidR="00DA0890" w:rsidRPr="00611EFD" w:rsidRDefault="00DA0890" w:rsidP="0032223D">
      <w:pPr>
        <w:pStyle w:val="ListParagraph"/>
        <w:widowControl/>
        <w:autoSpaceDE/>
        <w:autoSpaceDN/>
        <w:adjustRightInd/>
        <w:ind w:left="0"/>
        <w:rPr>
          <w:rFonts w:ascii="Arial" w:hAnsi="Arial" w:cs="Arial"/>
          <w:b/>
          <w:color w:val="auto"/>
        </w:rPr>
      </w:pPr>
    </w:p>
    <w:p w14:paraId="2B7323EA" w14:textId="77777777" w:rsidR="00572B07" w:rsidRDefault="00C95E1E" w:rsidP="00572B07">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Insert BNC </w:t>
      </w:r>
      <w:r w:rsidR="00572B07">
        <w:rPr>
          <w:rFonts w:ascii="Arial" w:hAnsi="Arial" w:cs="Arial"/>
          <w:color w:val="auto"/>
        </w:rPr>
        <w:t xml:space="preserve">connector into hole </w:t>
      </w:r>
      <w:r w:rsidRPr="00B51FBF">
        <w:rPr>
          <w:rFonts w:ascii="Arial" w:hAnsi="Arial" w:cs="Arial"/>
          <w:color w:val="auto"/>
        </w:rPr>
        <w:t xml:space="preserve">on the left side of </w:t>
      </w:r>
      <w:r w:rsidR="00572B07">
        <w:rPr>
          <w:rFonts w:ascii="Arial" w:hAnsi="Arial" w:cs="Arial"/>
          <w:color w:val="auto"/>
        </w:rPr>
        <w:t xml:space="preserve">the FED </w:t>
      </w:r>
      <w:r w:rsidRPr="00B51FBF">
        <w:rPr>
          <w:rFonts w:ascii="Arial" w:hAnsi="Arial" w:cs="Arial"/>
          <w:color w:val="auto"/>
        </w:rPr>
        <w:t xml:space="preserve">base. </w:t>
      </w:r>
      <w:r w:rsidR="00572B07">
        <w:rPr>
          <w:rFonts w:ascii="Arial" w:hAnsi="Arial" w:cs="Arial"/>
          <w:color w:val="auto"/>
        </w:rPr>
        <w:t>S</w:t>
      </w:r>
      <w:r w:rsidRPr="00B51FBF">
        <w:rPr>
          <w:rFonts w:ascii="Arial" w:hAnsi="Arial" w:cs="Arial"/>
          <w:color w:val="auto"/>
        </w:rPr>
        <w:t>ecure in place</w:t>
      </w:r>
      <w:r w:rsidR="00572B07">
        <w:rPr>
          <w:rFonts w:ascii="Arial" w:hAnsi="Arial" w:cs="Arial"/>
          <w:color w:val="auto"/>
        </w:rPr>
        <w:t xml:space="preserve"> with nut</w:t>
      </w:r>
      <w:r w:rsidRPr="00572B07">
        <w:rPr>
          <w:rFonts w:ascii="Arial" w:hAnsi="Arial" w:cs="Arial"/>
          <w:color w:val="auto"/>
        </w:rPr>
        <w:t>.</w:t>
      </w:r>
    </w:p>
    <w:p w14:paraId="3669B6E9" w14:textId="7B358E70" w:rsidR="00C95E1E" w:rsidRPr="00572B07" w:rsidRDefault="00C95E1E" w:rsidP="00572B07">
      <w:pPr>
        <w:pStyle w:val="ListParagraph"/>
        <w:widowControl/>
        <w:autoSpaceDE/>
        <w:autoSpaceDN/>
        <w:adjustRightInd/>
        <w:ind w:left="0"/>
        <w:rPr>
          <w:rFonts w:ascii="Arial" w:hAnsi="Arial" w:cs="Arial"/>
          <w:color w:val="auto"/>
        </w:rPr>
      </w:pPr>
      <w:r w:rsidRPr="00572B07">
        <w:rPr>
          <w:rFonts w:ascii="Arial" w:hAnsi="Arial" w:cs="Arial"/>
          <w:color w:val="auto"/>
        </w:rPr>
        <w:t xml:space="preserve"> </w:t>
      </w:r>
    </w:p>
    <w:p w14:paraId="77EF667A" w14:textId="5AAFC4DD" w:rsidR="00572B07" w:rsidRPr="00B51FBF" w:rsidRDefault="00572B07"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If BNC connector is not used, plug hole with the 3D printed plug.</w:t>
      </w:r>
    </w:p>
    <w:p w14:paraId="6FD0E791" w14:textId="77777777" w:rsidR="00DA0890" w:rsidRPr="00B51FBF" w:rsidRDefault="00DA0890" w:rsidP="0032223D">
      <w:pPr>
        <w:widowControl/>
        <w:autoSpaceDE/>
        <w:autoSpaceDN/>
        <w:adjustRightInd/>
        <w:rPr>
          <w:rFonts w:ascii="Arial" w:hAnsi="Arial" w:cs="Arial"/>
          <w:color w:val="auto"/>
        </w:rPr>
      </w:pPr>
    </w:p>
    <w:p w14:paraId="3FA510AF" w14:textId="0B0631FF" w:rsidR="00B51FBF" w:rsidRPr="00611EFD" w:rsidRDefault="00C95E1E" w:rsidP="0032223D">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Battery</w:t>
      </w:r>
      <w:r w:rsidR="00611EFD">
        <w:rPr>
          <w:rFonts w:ascii="Arial" w:hAnsi="Arial" w:cs="Arial"/>
          <w:b/>
          <w:color w:val="auto"/>
        </w:rPr>
        <w:t xml:space="preserve"> and boost board</w:t>
      </w:r>
      <w:r w:rsidRPr="00611EFD">
        <w:rPr>
          <w:rFonts w:ascii="Arial" w:hAnsi="Arial" w:cs="Arial"/>
          <w:b/>
          <w:color w:val="auto"/>
        </w:rPr>
        <w:t>:</w:t>
      </w:r>
    </w:p>
    <w:p w14:paraId="39915862" w14:textId="77777777" w:rsidR="00DA0890" w:rsidRPr="00B51FBF" w:rsidRDefault="00DA0890" w:rsidP="0032223D">
      <w:pPr>
        <w:pStyle w:val="ListParagraph"/>
        <w:widowControl/>
        <w:autoSpaceDE/>
        <w:autoSpaceDN/>
        <w:adjustRightInd/>
        <w:ind w:left="0"/>
        <w:rPr>
          <w:rFonts w:ascii="Arial" w:hAnsi="Arial" w:cs="Arial"/>
          <w:color w:val="auto"/>
        </w:rPr>
      </w:pPr>
    </w:p>
    <w:p w14:paraId="30A74F9F" w14:textId="36BB22D4" w:rsidR="00C95E1E"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Connect 3.7V battery pack to </w:t>
      </w:r>
      <w:r w:rsidR="006462B4" w:rsidRPr="00B51FBF">
        <w:rPr>
          <w:rFonts w:ascii="Arial" w:hAnsi="Arial" w:cs="Arial"/>
          <w:color w:val="auto"/>
        </w:rPr>
        <w:t>the</w:t>
      </w:r>
      <w:r w:rsidR="00FE2D6B" w:rsidRPr="00B51FBF">
        <w:rPr>
          <w:rFonts w:ascii="Arial" w:hAnsi="Arial" w:cs="Arial"/>
          <w:color w:val="auto"/>
        </w:rPr>
        <w:t xml:space="preserve"> DC/DC boost converter module</w:t>
      </w:r>
      <w:r w:rsidR="006462B4" w:rsidRPr="00B51FBF">
        <w:rPr>
          <w:rFonts w:ascii="Arial" w:hAnsi="Arial" w:cs="Arial"/>
          <w:color w:val="auto"/>
        </w:rPr>
        <w:t xml:space="preserve"> </w:t>
      </w:r>
      <w:r w:rsidRPr="00B51FBF">
        <w:rPr>
          <w:rFonts w:ascii="Arial" w:hAnsi="Arial" w:cs="Arial"/>
          <w:color w:val="auto"/>
        </w:rPr>
        <w:t xml:space="preserve">via the </w:t>
      </w:r>
      <w:r w:rsidRPr="00DC6F89">
        <w:rPr>
          <w:rFonts w:ascii="Arial" w:hAnsi="Arial" w:cs="Arial"/>
          <w:color w:val="auto"/>
        </w:rPr>
        <w:t>JST 2-pin connection</w:t>
      </w:r>
      <w:r w:rsidR="0081514F" w:rsidRPr="00DC6F89">
        <w:rPr>
          <w:rFonts w:ascii="Arial" w:hAnsi="Arial" w:cs="Arial"/>
          <w:color w:val="auto"/>
        </w:rPr>
        <w:t>.</w:t>
      </w:r>
    </w:p>
    <w:p w14:paraId="748213A8" w14:textId="0DD3F06D" w:rsidR="00AA6604" w:rsidRPr="00B51FBF" w:rsidRDefault="00AA6604" w:rsidP="00705298">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294375D6" wp14:editId="2B726A20">
            <wp:extent cx="1870359" cy="2558051"/>
            <wp:effectExtent l="0" t="952" r="0" b="0"/>
            <wp:docPr id="33" name="Picture 33" descr="C:\Users\alima\AppData\Local\Microsoft\Windows\Temporary Internet Files\Content.Outlook\B4E57ERM\FullSizeRende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ma\AppData\Local\Microsoft\Windows\Temporary Internet Files\Content.Outlook\B4E57ERM\FullSizeRender (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1875536" cy="2565132"/>
                    </a:xfrm>
                    <a:prstGeom prst="rect">
                      <a:avLst/>
                    </a:prstGeom>
                    <a:noFill/>
                    <a:ln>
                      <a:noFill/>
                    </a:ln>
                  </pic:spPr>
                </pic:pic>
              </a:graphicData>
            </a:graphic>
          </wp:inline>
        </w:drawing>
      </w:r>
    </w:p>
    <w:p w14:paraId="33B5BBC9" w14:textId="77777777" w:rsidR="00DA0890" w:rsidRPr="00B51FBF" w:rsidRDefault="00DA0890" w:rsidP="0032223D">
      <w:pPr>
        <w:widowControl/>
        <w:autoSpaceDE/>
        <w:autoSpaceDN/>
        <w:adjustRightInd/>
        <w:rPr>
          <w:rFonts w:ascii="Arial" w:hAnsi="Arial" w:cs="Arial"/>
          <w:color w:val="auto"/>
        </w:rPr>
      </w:pPr>
    </w:p>
    <w:p w14:paraId="629BA287" w14:textId="085B7F89" w:rsidR="00F13549" w:rsidRPr="00B51FBF" w:rsidRDefault="00611EFD"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Mount Arduino Pro inside</w:t>
      </w:r>
      <w:r w:rsidR="00F13549" w:rsidRPr="00B51FBF">
        <w:rPr>
          <w:rFonts w:ascii="Arial" w:hAnsi="Arial" w:cs="Arial"/>
          <w:color w:val="auto"/>
        </w:rPr>
        <w:t xml:space="preserve"> </w:t>
      </w:r>
      <w:r>
        <w:rPr>
          <w:rFonts w:ascii="Arial" w:hAnsi="Arial" w:cs="Arial"/>
          <w:color w:val="auto"/>
        </w:rPr>
        <w:t xml:space="preserve">of </w:t>
      </w:r>
      <w:r w:rsidR="00F13549" w:rsidRPr="00B51FBF">
        <w:rPr>
          <w:rFonts w:ascii="Arial" w:hAnsi="Arial" w:cs="Arial"/>
          <w:color w:val="auto"/>
        </w:rPr>
        <w:t xml:space="preserve">the base </w:t>
      </w:r>
      <w:r w:rsidR="00CC1B4E">
        <w:rPr>
          <w:rFonts w:ascii="Arial" w:hAnsi="Arial" w:cs="Arial"/>
          <w:color w:val="auto"/>
        </w:rPr>
        <w:t xml:space="preserve">with FTDI connections facing the power switch, </w:t>
      </w:r>
      <w:r w:rsidR="00F13549" w:rsidRPr="00B51FBF">
        <w:rPr>
          <w:rFonts w:ascii="Arial" w:hAnsi="Arial" w:cs="Arial"/>
          <w:color w:val="auto"/>
        </w:rPr>
        <w:t xml:space="preserve">using </w:t>
      </w:r>
      <w:r w:rsidR="00CC1B4E">
        <w:rPr>
          <w:rFonts w:ascii="Arial" w:hAnsi="Arial" w:cs="Arial"/>
          <w:color w:val="auto"/>
        </w:rPr>
        <w:t xml:space="preserve">#4 x ¼” </w:t>
      </w:r>
      <w:r w:rsidR="00035DB6" w:rsidRPr="00B51FBF">
        <w:rPr>
          <w:rFonts w:ascii="Arial" w:hAnsi="Arial" w:cs="Arial"/>
          <w:color w:val="auto"/>
        </w:rPr>
        <w:t xml:space="preserve">steel </w:t>
      </w:r>
      <w:r w:rsidR="00CC1B4E">
        <w:rPr>
          <w:rFonts w:ascii="Arial" w:hAnsi="Arial" w:cs="Arial"/>
          <w:color w:val="auto"/>
        </w:rPr>
        <w:t xml:space="preserve">sheet metal </w:t>
      </w:r>
      <w:r w:rsidR="00F13549" w:rsidRPr="00B51FBF">
        <w:rPr>
          <w:rFonts w:ascii="Arial" w:hAnsi="Arial" w:cs="Arial"/>
          <w:color w:val="auto"/>
        </w:rPr>
        <w:t>screws.</w:t>
      </w:r>
    </w:p>
    <w:p w14:paraId="12588A5C" w14:textId="77777777" w:rsidR="00F13549" w:rsidRPr="00B51FBF" w:rsidRDefault="00F13549" w:rsidP="0032223D">
      <w:pPr>
        <w:widowControl/>
        <w:autoSpaceDE/>
        <w:autoSpaceDN/>
        <w:adjustRightInd/>
        <w:rPr>
          <w:rFonts w:ascii="Arial" w:hAnsi="Arial" w:cs="Arial"/>
          <w:color w:val="auto"/>
        </w:rPr>
      </w:pPr>
    </w:p>
    <w:p w14:paraId="3FF83D9C" w14:textId="74CC9FA7" w:rsidR="00C95E1E"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St</w:t>
      </w:r>
      <w:r w:rsidR="00611EFD">
        <w:rPr>
          <w:rFonts w:ascii="Arial" w:hAnsi="Arial" w:cs="Arial"/>
          <w:color w:val="auto"/>
        </w:rPr>
        <w:t>ack motor shield and data logging</w:t>
      </w:r>
      <w:r w:rsidRPr="00B51FBF">
        <w:rPr>
          <w:rFonts w:ascii="Arial" w:hAnsi="Arial" w:cs="Arial"/>
          <w:color w:val="auto"/>
        </w:rPr>
        <w:t xml:space="preserve"> shield</w:t>
      </w:r>
      <w:r w:rsidR="00611EFD">
        <w:rPr>
          <w:rFonts w:ascii="Arial" w:hAnsi="Arial" w:cs="Arial"/>
          <w:color w:val="auto"/>
        </w:rPr>
        <w:t xml:space="preserve"> on top of the P</w:t>
      </w:r>
      <w:r w:rsidR="00F13549" w:rsidRPr="00B51FBF">
        <w:rPr>
          <w:rFonts w:ascii="Arial" w:hAnsi="Arial" w:cs="Arial"/>
          <w:color w:val="auto"/>
        </w:rPr>
        <w:t>ro</w:t>
      </w:r>
      <w:r w:rsidRPr="00B51FBF">
        <w:rPr>
          <w:rFonts w:ascii="Arial" w:hAnsi="Arial" w:cs="Arial"/>
          <w:color w:val="auto"/>
        </w:rPr>
        <w:t>.</w:t>
      </w:r>
    </w:p>
    <w:p w14:paraId="7FBE553A" w14:textId="77777777" w:rsidR="00705298" w:rsidRDefault="00705298" w:rsidP="00705298">
      <w:pPr>
        <w:pStyle w:val="ListParagraph"/>
        <w:widowControl/>
        <w:autoSpaceDE/>
        <w:autoSpaceDN/>
        <w:adjustRightInd/>
        <w:ind w:left="0"/>
        <w:rPr>
          <w:rFonts w:ascii="Arial" w:hAnsi="Arial" w:cs="Arial"/>
          <w:color w:val="auto"/>
        </w:rPr>
      </w:pPr>
    </w:p>
    <w:p w14:paraId="12FF92E7" w14:textId="1A8E29D8" w:rsidR="00611EFD" w:rsidRPr="005E1462" w:rsidRDefault="005E1462" w:rsidP="0032223D">
      <w:pPr>
        <w:rPr>
          <w:rFonts w:ascii="Arial" w:hAnsi="Arial" w:cs="Arial"/>
          <w:color w:val="auto"/>
        </w:rPr>
      </w:pPr>
      <w:r>
        <w:rPr>
          <w:noProof/>
        </w:rPr>
        <w:drawing>
          <wp:inline distT="0" distB="0" distL="0" distR="0" wp14:anchorId="07449428" wp14:editId="2F2E1890">
            <wp:extent cx="2961476" cy="2517858"/>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l="50653" t="53020" r="24670"/>
                    <a:stretch/>
                  </pic:blipFill>
                  <pic:spPr bwMode="auto">
                    <a:xfrm>
                      <a:off x="0" y="0"/>
                      <a:ext cx="2967236" cy="2522755"/>
                    </a:xfrm>
                    <a:prstGeom prst="rect">
                      <a:avLst/>
                    </a:prstGeom>
                    <a:noFill/>
                    <a:ln>
                      <a:noFill/>
                    </a:ln>
                    <a:extLst>
                      <a:ext uri="{53640926-AAD7-44D8-BBD7-CCE9431645EC}">
                        <a14:shadowObscured xmlns:a14="http://schemas.microsoft.com/office/drawing/2010/main"/>
                      </a:ext>
                    </a:extLst>
                  </pic:spPr>
                </pic:pic>
              </a:graphicData>
            </a:graphic>
          </wp:inline>
        </w:drawing>
      </w:r>
    </w:p>
    <w:p w14:paraId="4EBD8536" w14:textId="1FE8747B" w:rsidR="0097068D" w:rsidRDefault="0097068D"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lastRenderedPageBreak/>
        <w:t xml:space="preserve">Screw the Boost board into the case </w:t>
      </w:r>
      <w:r w:rsidR="00CC1B4E">
        <w:rPr>
          <w:rFonts w:ascii="Arial" w:hAnsi="Arial" w:cs="Arial"/>
          <w:color w:val="auto"/>
        </w:rPr>
        <w:t xml:space="preserve">using #2 x ¼” steel sheet metal screws.  Mount Boost </w:t>
      </w:r>
      <w:r>
        <w:rPr>
          <w:rFonts w:ascii="Arial" w:hAnsi="Arial" w:cs="Arial"/>
          <w:color w:val="auto"/>
        </w:rPr>
        <w:t>with the micro-SD slot pointing down – FED can be charged through this port without o</w:t>
      </w:r>
      <w:r w:rsidR="005E1462">
        <w:rPr>
          <w:rFonts w:ascii="Arial" w:hAnsi="Arial" w:cs="Arial"/>
          <w:color w:val="auto"/>
        </w:rPr>
        <w:t>pening the case.</w:t>
      </w:r>
      <w:r w:rsidR="00CC1B4E">
        <w:rPr>
          <w:rFonts w:ascii="Arial" w:hAnsi="Arial" w:cs="Arial"/>
          <w:color w:val="auto"/>
        </w:rPr>
        <w:t xml:space="preserve">  </w:t>
      </w:r>
    </w:p>
    <w:p w14:paraId="23BAE986" w14:textId="77777777" w:rsidR="00CC1B4E" w:rsidRDefault="00CC1B4E" w:rsidP="00CC1B4E">
      <w:pPr>
        <w:pStyle w:val="ListParagraph"/>
        <w:widowControl/>
        <w:autoSpaceDE/>
        <w:autoSpaceDN/>
        <w:adjustRightInd/>
        <w:ind w:left="0"/>
        <w:rPr>
          <w:rFonts w:ascii="Arial" w:hAnsi="Arial" w:cs="Arial"/>
          <w:color w:val="auto"/>
        </w:rPr>
      </w:pPr>
    </w:p>
    <w:p w14:paraId="6AD9C669" w14:textId="0B0785B9" w:rsidR="001A6369" w:rsidRDefault="001A6369" w:rsidP="00CC1B4E">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7328A84D" wp14:editId="57DF6AA1">
            <wp:extent cx="1511797" cy="1502582"/>
            <wp:effectExtent l="0" t="0" r="0" b="2540"/>
            <wp:docPr id="51" name="Picture 51" descr="C:\Users\alima\AppData\Local\Microsoft\Windows\Temporary Internet Files\Content.Outlook\B4E57ERM\FullSizeRender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ma\AppData\Local\Microsoft\Windows\Temporary Internet Files\Content.Outlook\B4E57ERM\FullSizeRender (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1733" cy="1502518"/>
                    </a:xfrm>
                    <a:prstGeom prst="rect">
                      <a:avLst/>
                    </a:prstGeom>
                    <a:noFill/>
                    <a:ln>
                      <a:noFill/>
                    </a:ln>
                  </pic:spPr>
                </pic:pic>
              </a:graphicData>
            </a:graphic>
          </wp:inline>
        </w:drawing>
      </w:r>
      <w:r w:rsidRPr="001A6369">
        <w:rPr>
          <w:rFonts w:ascii="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Pr>
          <w:rFonts w:ascii="Arial" w:hAnsi="Arial" w:cs="Arial"/>
          <w:noProof/>
          <w:color w:val="auto"/>
        </w:rPr>
        <w:drawing>
          <wp:inline distT="0" distB="0" distL="0" distR="0" wp14:anchorId="6D0DD1BC" wp14:editId="2A0DD4EC">
            <wp:extent cx="1630405" cy="1497638"/>
            <wp:effectExtent l="0" t="0" r="8255" b="7620"/>
            <wp:docPr id="52" name="Picture 52" descr="C:\Users\alima\AppData\Local\Microsoft\Windows\Temporary Internet Files\Content.Outlook\B4E57ERM\FullSizeRender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ma\AppData\Local\Microsoft\Windows\Temporary Internet Files\Content.Outlook\B4E57ERM\FullSizeRender (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3081" cy="1500096"/>
                    </a:xfrm>
                    <a:prstGeom prst="rect">
                      <a:avLst/>
                    </a:prstGeom>
                    <a:noFill/>
                    <a:ln>
                      <a:noFill/>
                    </a:ln>
                  </pic:spPr>
                </pic:pic>
              </a:graphicData>
            </a:graphic>
          </wp:inline>
        </w:drawing>
      </w:r>
    </w:p>
    <w:p w14:paraId="46B20313" w14:textId="77777777" w:rsidR="001A6369" w:rsidRDefault="001A6369" w:rsidP="00CC1B4E">
      <w:pPr>
        <w:pStyle w:val="ListParagraph"/>
        <w:widowControl/>
        <w:autoSpaceDE/>
        <w:autoSpaceDN/>
        <w:adjustRightInd/>
        <w:ind w:left="0"/>
        <w:rPr>
          <w:rFonts w:ascii="Arial" w:hAnsi="Arial" w:cs="Arial"/>
          <w:color w:val="auto"/>
        </w:rPr>
      </w:pPr>
    </w:p>
    <w:p w14:paraId="30895757" w14:textId="48C12224" w:rsidR="00CC1B4E" w:rsidRDefault="00CC1B4E"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Connect the five connectors, “A” male to “A” female, “B” male to “B” female, etc.</w:t>
      </w:r>
    </w:p>
    <w:p w14:paraId="291BB28F" w14:textId="77777777" w:rsidR="009950EB" w:rsidRPr="009950EB" w:rsidRDefault="009950EB" w:rsidP="0032223D">
      <w:pPr>
        <w:pStyle w:val="ListParagraph"/>
        <w:ind w:left="0"/>
        <w:rPr>
          <w:rFonts w:ascii="Arial" w:hAnsi="Arial" w:cs="Arial"/>
          <w:color w:val="auto"/>
        </w:rPr>
      </w:pPr>
    </w:p>
    <w:p w14:paraId="316053B4" w14:textId="28A4470C" w:rsidR="00C95E1E" w:rsidRPr="00B51FBF" w:rsidRDefault="009950EB"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noProof/>
          <w:color w:val="auto"/>
        </w:rPr>
        <w:t xml:space="preserve">     </w:t>
      </w:r>
      <w:r w:rsidR="00F13549" w:rsidRPr="00B51FBF">
        <w:rPr>
          <w:rFonts w:ascii="Arial" w:hAnsi="Arial" w:cs="Arial"/>
          <w:color w:val="auto"/>
        </w:rPr>
        <w:t>Place</w:t>
      </w:r>
      <w:r w:rsidR="00C95E1E" w:rsidRPr="00B51FBF">
        <w:rPr>
          <w:rFonts w:ascii="Arial" w:hAnsi="Arial" w:cs="Arial"/>
          <w:color w:val="auto"/>
        </w:rPr>
        <w:t xml:space="preserve"> </w:t>
      </w:r>
      <w:r w:rsidR="00F13549" w:rsidRPr="00B51FBF">
        <w:rPr>
          <w:rFonts w:ascii="Arial" w:hAnsi="Arial" w:cs="Arial"/>
          <w:color w:val="auto"/>
        </w:rPr>
        <w:t>the battery</w:t>
      </w:r>
      <w:r w:rsidR="00C95E1E" w:rsidRPr="00B51FBF">
        <w:rPr>
          <w:rFonts w:ascii="Arial" w:hAnsi="Arial" w:cs="Arial"/>
          <w:color w:val="auto"/>
        </w:rPr>
        <w:t xml:space="preserve"> </w:t>
      </w:r>
      <w:r w:rsidR="00F13549" w:rsidRPr="00B51FBF">
        <w:rPr>
          <w:rFonts w:ascii="Arial" w:hAnsi="Arial" w:cs="Arial"/>
          <w:color w:val="auto"/>
        </w:rPr>
        <w:t>inside</w:t>
      </w:r>
      <w:r w:rsidR="00C95E1E" w:rsidRPr="00B51FBF">
        <w:rPr>
          <w:rFonts w:ascii="Arial" w:hAnsi="Arial" w:cs="Arial"/>
          <w:color w:val="auto"/>
        </w:rPr>
        <w:t xml:space="preserve"> the 3D printed base and </w:t>
      </w:r>
      <w:r w:rsidR="00F13549" w:rsidRPr="00B51FBF">
        <w:rPr>
          <w:rFonts w:ascii="Arial" w:hAnsi="Arial" w:cs="Arial"/>
          <w:color w:val="auto"/>
        </w:rPr>
        <w:t xml:space="preserve">slide the </w:t>
      </w:r>
      <w:r w:rsidR="00C95E1E" w:rsidRPr="00B51FBF">
        <w:rPr>
          <w:rFonts w:ascii="Arial" w:hAnsi="Arial" w:cs="Arial"/>
          <w:color w:val="auto"/>
        </w:rPr>
        <w:t>back cover</w:t>
      </w:r>
      <w:r w:rsidR="00EA5FA5" w:rsidRPr="00B51FBF">
        <w:rPr>
          <w:rFonts w:ascii="Arial" w:hAnsi="Arial" w:cs="Arial"/>
          <w:color w:val="auto"/>
        </w:rPr>
        <w:t xml:space="preserve"> </w:t>
      </w:r>
      <w:r w:rsidR="00F13549" w:rsidRPr="00B51FBF">
        <w:rPr>
          <w:rFonts w:ascii="Arial" w:hAnsi="Arial" w:cs="Arial"/>
          <w:color w:val="auto"/>
        </w:rPr>
        <w:t xml:space="preserve">closed </w:t>
      </w:r>
      <w:r w:rsidR="00EA5FA5" w:rsidRPr="00B51FBF">
        <w:rPr>
          <w:rFonts w:ascii="Arial" w:hAnsi="Arial" w:cs="Arial"/>
          <w:color w:val="auto"/>
        </w:rPr>
        <w:t>(</w:t>
      </w:r>
      <w:r w:rsidR="00EA5FA5" w:rsidRPr="00B51FBF">
        <w:rPr>
          <w:rFonts w:ascii="Arial" w:hAnsi="Arial" w:cs="Arial"/>
          <w:b/>
          <w:color w:val="auto"/>
        </w:rPr>
        <w:t xml:space="preserve">Figure </w:t>
      </w:r>
      <w:r w:rsidR="004F585A" w:rsidRPr="00B51FBF">
        <w:rPr>
          <w:rFonts w:ascii="Arial" w:hAnsi="Arial" w:cs="Arial"/>
          <w:b/>
          <w:color w:val="auto"/>
        </w:rPr>
        <w:t>2G-H</w:t>
      </w:r>
      <w:r w:rsidR="00EA5FA5" w:rsidRPr="00B51FBF">
        <w:rPr>
          <w:rFonts w:ascii="Arial" w:hAnsi="Arial" w:cs="Arial"/>
          <w:color w:val="auto"/>
        </w:rPr>
        <w:t>)</w:t>
      </w:r>
      <w:r w:rsidR="00C95E1E" w:rsidRPr="00B51FBF">
        <w:rPr>
          <w:rFonts w:ascii="Arial" w:hAnsi="Arial" w:cs="Arial"/>
          <w:color w:val="auto"/>
        </w:rPr>
        <w:t>.</w:t>
      </w:r>
    </w:p>
    <w:p w14:paraId="134A2800" w14:textId="77777777" w:rsidR="00DA0890" w:rsidRDefault="00DA0890" w:rsidP="0032223D">
      <w:pPr>
        <w:widowControl/>
        <w:autoSpaceDE/>
        <w:autoSpaceDN/>
        <w:adjustRightInd/>
        <w:rPr>
          <w:rFonts w:ascii="Arial" w:hAnsi="Arial" w:cs="Arial"/>
          <w:color w:val="auto"/>
        </w:rPr>
      </w:pPr>
    </w:p>
    <w:p w14:paraId="2C9E4D06" w14:textId="74A08FF8" w:rsidR="00B51FBF" w:rsidRDefault="00B51FBF" w:rsidP="0032223D">
      <w:pPr>
        <w:widowControl/>
        <w:autoSpaceDE/>
        <w:autoSpaceDN/>
        <w:adjustRightInd/>
        <w:rPr>
          <w:rFonts w:ascii="Arial" w:hAnsi="Arial" w:cs="Arial"/>
          <w:color w:val="auto"/>
        </w:rPr>
      </w:pPr>
      <w:r>
        <w:rPr>
          <w:rFonts w:ascii="Arial" w:hAnsi="Arial" w:cs="Arial"/>
          <w:noProof/>
          <w:color w:val="auto"/>
        </w:rPr>
        <w:drawing>
          <wp:inline distT="0" distB="0" distL="0" distR="0" wp14:anchorId="38066D46" wp14:editId="5D3C5F11">
            <wp:extent cx="5942579" cy="2426867"/>
            <wp:effectExtent l="0" t="0" r="127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t="8566"/>
                    <a:stretch/>
                  </pic:blipFill>
                  <pic:spPr bwMode="auto">
                    <a:xfrm>
                      <a:off x="0" y="0"/>
                      <a:ext cx="5943600" cy="2427284"/>
                    </a:xfrm>
                    <a:prstGeom prst="rect">
                      <a:avLst/>
                    </a:prstGeom>
                    <a:noFill/>
                    <a:ln>
                      <a:noFill/>
                    </a:ln>
                    <a:extLst>
                      <a:ext uri="{53640926-AAD7-44D8-BBD7-CCE9431645EC}">
                        <a14:shadowObscured xmlns:a14="http://schemas.microsoft.com/office/drawing/2010/main"/>
                      </a:ext>
                    </a:extLst>
                  </pic:spPr>
                </pic:pic>
              </a:graphicData>
            </a:graphic>
          </wp:inline>
        </w:drawing>
      </w:r>
    </w:p>
    <w:p w14:paraId="0910A2F3" w14:textId="77777777" w:rsidR="00B51FBF" w:rsidRPr="00B51FBF" w:rsidRDefault="00B51FBF" w:rsidP="0032223D">
      <w:pPr>
        <w:widowControl/>
        <w:autoSpaceDE/>
        <w:autoSpaceDN/>
        <w:adjustRightInd/>
        <w:rPr>
          <w:rFonts w:ascii="Arial" w:hAnsi="Arial" w:cs="Arial"/>
          <w:color w:val="auto"/>
        </w:rPr>
      </w:pPr>
    </w:p>
    <w:p w14:paraId="100138D6" w14:textId="77777777" w:rsidR="00CC1B4E" w:rsidRPr="00C538F0" w:rsidRDefault="00CC1B4E" w:rsidP="00CC1B4E">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Slide on the 3D printed face plate.</w:t>
      </w:r>
    </w:p>
    <w:p w14:paraId="193A9238" w14:textId="77777777" w:rsidR="00CC1B4E" w:rsidRDefault="00CC1B4E" w:rsidP="00CC1B4E">
      <w:pPr>
        <w:pStyle w:val="ListParagraph"/>
        <w:widowControl/>
        <w:autoSpaceDE/>
        <w:autoSpaceDN/>
        <w:adjustRightInd/>
        <w:ind w:left="0"/>
        <w:rPr>
          <w:rFonts w:ascii="Arial" w:hAnsi="Arial" w:cs="Arial"/>
          <w:color w:val="auto"/>
        </w:rPr>
      </w:pPr>
    </w:p>
    <w:p w14:paraId="2DAE1ECD" w14:textId="363AB66A" w:rsidR="00C95E1E" w:rsidRDefault="00C95E1E" w:rsidP="00C72CD0">
      <w:pPr>
        <w:pStyle w:val="ListParagraph"/>
        <w:widowControl/>
        <w:numPr>
          <w:ilvl w:val="2"/>
          <w:numId w:val="2"/>
        </w:numPr>
        <w:autoSpaceDE/>
        <w:autoSpaceDN/>
        <w:adjustRightInd/>
        <w:ind w:left="0" w:firstLine="0"/>
        <w:rPr>
          <w:rFonts w:ascii="Arial" w:hAnsi="Arial" w:cs="Arial"/>
          <w:color w:val="auto"/>
        </w:rPr>
      </w:pPr>
      <w:r w:rsidRPr="00705298">
        <w:rPr>
          <w:rFonts w:ascii="Arial" w:hAnsi="Arial" w:cs="Arial"/>
          <w:color w:val="auto"/>
        </w:rPr>
        <w:t xml:space="preserve">Fill food silo with </w:t>
      </w:r>
      <w:r w:rsidR="00705298">
        <w:rPr>
          <w:rFonts w:ascii="Arial" w:hAnsi="Arial" w:cs="Arial"/>
          <w:color w:val="auto"/>
        </w:rPr>
        <w:t xml:space="preserve">20mg food </w:t>
      </w:r>
      <w:r w:rsidR="00905F9B" w:rsidRPr="00705298">
        <w:rPr>
          <w:rFonts w:ascii="Arial" w:hAnsi="Arial" w:cs="Arial"/>
          <w:color w:val="auto"/>
        </w:rPr>
        <w:t xml:space="preserve">pellets </w:t>
      </w:r>
    </w:p>
    <w:p w14:paraId="7230A344" w14:textId="77777777" w:rsidR="00705298" w:rsidRPr="00B51FBF" w:rsidRDefault="00705298" w:rsidP="00705298">
      <w:pPr>
        <w:pStyle w:val="ListParagraph"/>
        <w:widowControl/>
        <w:autoSpaceDE/>
        <w:autoSpaceDN/>
        <w:adjustRightInd/>
        <w:ind w:left="0"/>
        <w:rPr>
          <w:rFonts w:ascii="Arial" w:hAnsi="Arial" w:cs="Arial"/>
          <w:color w:val="auto"/>
        </w:rPr>
      </w:pPr>
    </w:p>
    <w:p w14:paraId="0BE06A61" w14:textId="77777777" w:rsidR="00C95E1E" w:rsidRPr="00B51FBF" w:rsidRDefault="00C95E1E" w:rsidP="0032223D">
      <w:pPr>
        <w:pStyle w:val="ListParagraph"/>
        <w:widowControl/>
        <w:numPr>
          <w:ilvl w:val="0"/>
          <w:numId w:val="2"/>
        </w:numPr>
        <w:autoSpaceDE/>
        <w:autoSpaceDN/>
        <w:adjustRightInd/>
        <w:ind w:left="0" w:firstLine="0"/>
        <w:rPr>
          <w:rFonts w:ascii="Arial" w:hAnsi="Arial" w:cs="Arial"/>
          <w:b/>
          <w:color w:val="auto"/>
        </w:rPr>
      </w:pPr>
      <w:r w:rsidRPr="00B51FBF">
        <w:rPr>
          <w:rFonts w:ascii="Arial" w:hAnsi="Arial" w:cs="Arial"/>
          <w:b/>
          <w:color w:val="auto"/>
        </w:rPr>
        <w:t>Validation and data acquisition</w:t>
      </w:r>
    </w:p>
    <w:p w14:paraId="3B5DBECA" w14:textId="122FC72E" w:rsidR="00C95E1E" w:rsidRPr="00B51FBF" w:rsidRDefault="00C95E1E" w:rsidP="0032223D">
      <w:pPr>
        <w:pStyle w:val="ListParagraph"/>
        <w:ind w:left="0"/>
        <w:rPr>
          <w:rFonts w:ascii="Arial" w:hAnsi="Arial" w:cs="Arial"/>
          <w:color w:val="auto"/>
        </w:rPr>
      </w:pPr>
      <w:r w:rsidRPr="00B51FBF">
        <w:rPr>
          <w:rFonts w:ascii="Arial" w:hAnsi="Arial" w:cs="Arial"/>
          <w:color w:val="auto"/>
        </w:rPr>
        <w:t xml:space="preserve">Note: Prior to powering on a FED system, </w:t>
      </w:r>
      <w:r w:rsidR="005D6152" w:rsidRPr="00B51FBF">
        <w:rPr>
          <w:rFonts w:ascii="Arial" w:hAnsi="Arial" w:cs="Arial"/>
          <w:color w:val="auto"/>
        </w:rPr>
        <w:t>en</w:t>
      </w:r>
      <w:r w:rsidRPr="00B51FBF">
        <w:rPr>
          <w:rFonts w:ascii="Arial" w:hAnsi="Arial" w:cs="Arial"/>
          <w:color w:val="auto"/>
        </w:rPr>
        <w:t xml:space="preserve">sure </w:t>
      </w:r>
      <w:r w:rsidR="00F13549" w:rsidRPr="00B51FBF">
        <w:rPr>
          <w:rFonts w:ascii="Arial" w:hAnsi="Arial" w:cs="Arial"/>
          <w:color w:val="auto"/>
        </w:rPr>
        <w:t>an</w:t>
      </w:r>
      <w:r w:rsidRPr="00B51FBF">
        <w:rPr>
          <w:rFonts w:ascii="Arial" w:hAnsi="Arial" w:cs="Arial"/>
          <w:color w:val="auto"/>
        </w:rPr>
        <w:t xml:space="preserve"> SD card </w:t>
      </w:r>
      <w:r w:rsidR="00F13549" w:rsidRPr="00B51FBF">
        <w:rPr>
          <w:rFonts w:ascii="Arial" w:hAnsi="Arial" w:cs="Arial"/>
          <w:color w:val="auto"/>
        </w:rPr>
        <w:t>is</w:t>
      </w:r>
      <w:r w:rsidR="00353F89" w:rsidRPr="00B51FBF">
        <w:rPr>
          <w:rFonts w:ascii="Arial" w:hAnsi="Arial" w:cs="Arial"/>
          <w:color w:val="auto"/>
        </w:rPr>
        <w:t xml:space="preserve"> inserted </w:t>
      </w:r>
      <w:r w:rsidR="005D6152" w:rsidRPr="00B51FBF">
        <w:rPr>
          <w:rFonts w:ascii="Arial" w:hAnsi="Arial" w:cs="Arial"/>
          <w:color w:val="auto"/>
        </w:rPr>
        <w:t>on</w:t>
      </w:r>
      <w:r w:rsidR="00353F89" w:rsidRPr="00B51FBF">
        <w:rPr>
          <w:rFonts w:ascii="Arial" w:hAnsi="Arial" w:cs="Arial"/>
          <w:color w:val="auto"/>
        </w:rPr>
        <w:t xml:space="preserve"> </w:t>
      </w:r>
      <w:r w:rsidRPr="00B51FBF">
        <w:rPr>
          <w:rFonts w:ascii="Arial" w:hAnsi="Arial" w:cs="Arial"/>
          <w:color w:val="auto"/>
        </w:rPr>
        <w:t xml:space="preserve">the </w:t>
      </w:r>
      <w:r w:rsidR="005D6152" w:rsidRPr="00B51FBF">
        <w:rPr>
          <w:rFonts w:ascii="Arial" w:hAnsi="Arial" w:cs="Arial"/>
          <w:color w:val="auto"/>
        </w:rPr>
        <w:t>SD shield;</w:t>
      </w:r>
      <w:r w:rsidR="00766CFF" w:rsidRPr="00B51FBF">
        <w:rPr>
          <w:rFonts w:ascii="Arial" w:hAnsi="Arial" w:cs="Arial"/>
          <w:color w:val="auto"/>
        </w:rPr>
        <w:t xml:space="preserve"> otherwise FED will not dispense pellets.</w:t>
      </w:r>
      <w:r w:rsidR="00C82BD8" w:rsidRPr="00B51FBF">
        <w:rPr>
          <w:rFonts w:ascii="Arial" w:hAnsi="Arial" w:cs="Arial"/>
          <w:color w:val="auto"/>
        </w:rPr>
        <w:t xml:space="preserve"> Additionally, ensure power jumper on the motor shield</w:t>
      </w:r>
      <w:r w:rsidR="00D075EE">
        <w:rPr>
          <w:rFonts w:ascii="Arial" w:hAnsi="Arial" w:cs="Arial"/>
          <w:color w:val="auto"/>
        </w:rPr>
        <w:t xml:space="preserve"> (just </w:t>
      </w:r>
      <w:r w:rsidR="00D075EE" w:rsidRPr="00B51FBF">
        <w:rPr>
          <w:rFonts w:ascii="Arial" w:hAnsi="Arial" w:cs="Arial"/>
          <w:color w:val="auto"/>
        </w:rPr>
        <w:t>above the power block</w:t>
      </w:r>
      <w:r w:rsidR="00D075EE">
        <w:rPr>
          <w:rFonts w:ascii="Arial" w:hAnsi="Arial" w:cs="Arial"/>
          <w:color w:val="auto"/>
        </w:rPr>
        <w:t>)</w:t>
      </w:r>
      <w:r w:rsidR="00C82BD8" w:rsidRPr="00B51FBF">
        <w:rPr>
          <w:rFonts w:ascii="Arial" w:hAnsi="Arial" w:cs="Arial"/>
          <w:color w:val="auto"/>
        </w:rPr>
        <w:t xml:space="preserve"> is in place</w:t>
      </w:r>
      <w:r w:rsidR="00881FAB" w:rsidRPr="00B51FBF">
        <w:rPr>
          <w:rFonts w:ascii="Arial" w:hAnsi="Arial" w:cs="Arial"/>
          <w:color w:val="auto"/>
        </w:rPr>
        <w:t>.</w:t>
      </w:r>
    </w:p>
    <w:p w14:paraId="04A8E208" w14:textId="77777777" w:rsidR="00DA0890" w:rsidRPr="00B51FBF" w:rsidRDefault="00DA0890" w:rsidP="0032223D">
      <w:pPr>
        <w:rPr>
          <w:rFonts w:ascii="Arial" w:hAnsi="Arial" w:cs="Arial"/>
          <w:color w:val="auto"/>
        </w:rPr>
      </w:pPr>
    </w:p>
    <w:p w14:paraId="166D2407" w14:textId="6E35E455" w:rsidR="00C95E1E" w:rsidRPr="00B51FBF" w:rsidRDefault="00C95E1E"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Power on FED system</w:t>
      </w:r>
      <w:r w:rsidR="00EA5FA5" w:rsidRPr="00B51FBF">
        <w:rPr>
          <w:rFonts w:ascii="Arial" w:hAnsi="Arial" w:cs="Arial"/>
          <w:color w:val="auto"/>
        </w:rPr>
        <w:t xml:space="preserve"> with the power pushbutton </w:t>
      </w:r>
      <w:r w:rsidR="00F13549" w:rsidRPr="00B51FBF">
        <w:rPr>
          <w:rFonts w:ascii="Arial" w:hAnsi="Arial" w:cs="Arial"/>
          <w:color w:val="auto"/>
        </w:rPr>
        <w:t>and test device functionality</w:t>
      </w:r>
      <w:r w:rsidRPr="00B51FBF">
        <w:rPr>
          <w:rFonts w:ascii="Arial" w:hAnsi="Arial" w:cs="Arial"/>
          <w:color w:val="auto"/>
        </w:rPr>
        <w:t xml:space="preserve">: </w:t>
      </w:r>
    </w:p>
    <w:p w14:paraId="5DF3FDFC" w14:textId="77777777" w:rsidR="00DA0890" w:rsidRPr="00B51FBF" w:rsidRDefault="00DA0890" w:rsidP="0032223D">
      <w:pPr>
        <w:pStyle w:val="ListParagraph"/>
        <w:widowControl/>
        <w:autoSpaceDE/>
        <w:autoSpaceDN/>
        <w:adjustRightInd/>
        <w:ind w:left="0"/>
        <w:rPr>
          <w:rFonts w:ascii="Arial" w:hAnsi="Arial" w:cs="Arial"/>
          <w:color w:val="auto"/>
        </w:rPr>
      </w:pPr>
    </w:p>
    <w:p w14:paraId="0611D628" w14:textId="41330B72" w:rsidR="00CC1B4E" w:rsidRDefault="00CC1B4E" w:rsidP="0032223D">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Power switch should light up, as should LEDs on the microcontroller, SD shield, and motor shield.  If there is no pellet in the well, one should dispense.</w:t>
      </w:r>
    </w:p>
    <w:p w14:paraId="4EFD7676" w14:textId="77777777" w:rsidR="00CC1B4E" w:rsidRDefault="00CC1B4E" w:rsidP="00CC1B4E">
      <w:pPr>
        <w:pStyle w:val="ListParagraph"/>
        <w:widowControl/>
        <w:autoSpaceDE/>
        <w:autoSpaceDN/>
        <w:adjustRightInd/>
        <w:ind w:left="0"/>
        <w:rPr>
          <w:rFonts w:ascii="Arial" w:hAnsi="Arial" w:cs="Arial"/>
          <w:color w:val="auto"/>
        </w:rPr>
      </w:pPr>
    </w:p>
    <w:p w14:paraId="740BCF72" w14:textId="061CAEC3" w:rsidR="00C95E1E" w:rsidRPr="00B51FBF" w:rsidRDefault="00C95E1E" w:rsidP="0032223D">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Manually remove </w:t>
      </w:r>
      <w:r w:rsidR="00F06758" w:rsidRPr="00B51FBF">
        <w:rPr>
          <w:rFonts w:ascii="Arial" w:hAnsi="Arial" w:cs="Arial"/>
          <w:color w:val="auto"/>
        </w:rPr>
        <w:t xml:space="preserve">5-10 </w:t>
      </w:r>
      <w:r w:rsidRPr="00B51FBF">
        <w:rPr>
          <w:rFonts w:ascii="Arial" w:hAnsi="Arial" w:cs="Arial"/>
          <w:color w:val="auto"/>
        </w:rPr>
        <w:t>pellets</w:t>
      </w:r>
      <w:r w:rsidR="00F06758" w:rsidRPr="00B51FBF">
        <w:rPr>
          <w:rFonts w:ascii="Arial" w:hAnsi="Arial" w:cs="Arial"/>
          <w:color w:val="auto"/>
        </w:rPr>
        <w:t xml:space="preserve"> from food well</w:t>
      </w:r>
      <w:r w:rsidRPr="00B51FBF">
        <w:rPr>
          <w:rFonts w:ascii="Arial" w:hAnsi="Arial" w:cs="Arial"/>
          <w:color w:val="auto"/>
        </w:rPr>
        <w:t xml:space="preserve"> and confirm that </w:t>
      </w:r>
      <w:r w:rsidR="00F06758" w:rsidRPr="00B51FBF">
        <w:rPr>
          <w:rFonts w:ascii="Arial" w:hAnsi="Arial" w:cs="Arial"/>
          <w:color w:val="auto"/>
        </w:rPr>
        <w:t>replacement pellets are</w:t>
      </w:r>
      <w:r w:rsidR="00353F89" w:rsidRPr="00B51FBF">
        <w:rPr>
          <w:rFonts w:ascii="Arial" w:hAnsi="Arial" w:cs="Arial"/>
          <w:color w:val="auto"/>
        </w:rPr>
        <w:t xml:space="preserve"> </w:t>
      </w:r>
      <w:r w:rsidRPr="00B51FBF">
        <w:rPr>
          <w:rFonts w:ascii="Arial" w:hAnsi="Arial" w:cs="Arial"/>
          <w:color w:val="auto"/>
        </w:rPr>
        <w:t>dispensed.</w:t>
      </w:r>
    </w:p>
    <w:p w14:paraId="2901F752" w14:textId="77777777" w:rsidR="00DA0890" w:rsidRPr="00B51FBF" w:rsidRDefault="00DA0890" w:rsidP="0032223D">
      <w:pPr>
        <w:widowControl/>
        <w:autoSpaceDE/>
        <w:autoSpaceDN/>
        <w:adjustRightInd/>
        <w:rPr>
          <w:rFonts w:ascii="Arial" w:hAnsi="Arial" w:cs="Arial"/>
          <w:color w:val="auto"/>
        </w:rPr>
      </w:pPr>
    </w:p>
    <w:p w14:paraId="30997A8C" w14:textId="54A53BCE" w:rsidR="00C95E1E" w:rsidRPr="00B51FBF" w:rsidRDefault="00C95E1E"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Remove SD card and verify that data was logged properly</w:t>
      </w:r>
      <w:r w:rsidR="007E25D0" w:rsidRPr="00B51FBF">
        <w:rPr>
          <w:rFonts w:ascii="Arial" w:hAnsi="Arial" w:cs="Arial"/>
          <w:color w:val="auto"/>
        </w:rPr>
        <w:t>. Data should be a</w:t>
      </w:r>
      <w:r w:rsidR="00964227" w:rsidRPr="00B51FBF">
        <w:rPr>
          <w:rFonts w:ascii="Arial" w:hAnsi="Arial" w:cs="Arial"/>
          <w:color w:val="auto"/>
        </w:rPr>
        <w:t>c</w:t>
      </w:r>
      <w:r w:rsidR="007E25D0" w:rsidRPr="00B51FBF">
        <w:rPr>
          <w:rFonts w:ascii="Arial" w:hAnsi="Arial" w:cs="Arial"/>
          <w:color w:val="auto"/>
        </w:rPr>
        <w:t xml:space="preserve">quired in a </w:t>
      </w:r>
      <w:r w:rsidR="00B01ABB" w:rsidRPr="00B51FBF">
        <w:rPr>
          <w:rFonts w:ascii="Arial" w:hAnsi="Arial" w:cs="Arial"/>
          <w:color w:val="auto"/>
        </w:rPr>
        <w:t>comma-separated value (</w:t>
      </w:r>
      <w:r w:rsidR="00964227" w:rsidRPr="00B51FBF">
        <w:rPr>
          <w:rFonts w:ascii="Arial" w:hAnsi="Arial" w:cs="Arial"/>
          <w:color w:val="auto"/>
        </w:rPr>
        <w:t>.CSV</w:t>
      </w:r>
      <w:r w:rsidR="00B01ABB" w:rsidRPr="00B51FBF">
        <w:rPr>
          <w:rFonts w:ascii="Arial" w:hAnsi="Arial" w:cs="Arial"/>
          <w:color w:val="auto"/>
        </w:rPr>
        <w:t>)</w:t>
      </w:r>
      <w:r w:rsidR="00964227" w:rsidRPr="00B51FBF">
        <w:rPr>
          <w:rFonts w:ascii="Arial" w:hAnsi="Arial" w:cs="Arial"/>
          <w:color w:val="auto"/>
        </w:rPr>
        <w:t xml:space="preserve"> </w:t>
      </w:r>
      <w:r w:rsidR="007E25D0" w:rsidRPr="00B51FBF">
        <w:rPr>
          <w:rFonts w:ascii="Arial" w:hAnsi="Arial" w:cs="Arial"/>
          <w:color w:val="auto"/>
        </w:rPr>
        <w:t xml:space="preserve">file </w:t>
      </w:r>
      <w:r w:rsidR="00964227" w:rsidRPr="00B51FBF">
        <w:rPr>
          <w:rFonts w:ascii="Arial" w:hAnsi="Arial" w:cs="Arial"/>
          <w:color w:val="auto"/>
        </w:rPr>
        <w:t>named according to the date and start time of each device.</w:t>
      </w:r>
      <w:r w:rsidR="007E25D0" w:rsidRPr="00B51FBF">
        <w:rPr>
          <w:rFonts w:ascii="Arial" w:hAnsi="Arial" w:cs="Arial"/>
          <w:color w:val="auto"/>
        </w:rPr>
        <w:t xml:space="preserve"> </w:t>
      </w:r>
    </w:p>
    <w:p w14:paraId="5FE1A5FF" w14:textId="77777777" w:rsidR="00DA0890" w:rsidRPr="00B51FBF" w:rsidRDefault="00DA0890" w:rsidP="0032223D">
      <w:pPr>
        <w:pStyle w:val="ListParagraph"/>
        <w:widowControl/>
        <w:autoSpaceDE/>
        <w:autoSpaceDN/>
        <w:adjustRightInd/>
        <w:ind w:left="0"/>
        <w:rPr>
          <w:rFonts w:ascii="Arial" w:hAnsi="Arial" w:cs="Arial"/>
          <w:color w:val="auto"/>
        </w:rPr>
      </w:pPr>
    </w:p>
    <w:p w14:paraId="0DBF17B3" w14:textId="7E3F72E9" w:rsidR="00DA0890" w:rsidRPr="00B51FBF" w:rsidRDefault="00C95E1E"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Place FED unit inside experimental setting </w:t>
      </w:r>
      <w:r w:rsidR="00F06758" w:rsidRPr="00B51FBF">
        <w:rPr>
          <w:rFonts w:ascii="Arial" w:hAnsi="Arial" w:cs="Arial"/>
          <w:color w:val="auto"/>
        </w:rPr>
        <w:t>a</w:t>
      </w:r>
      <w:r w:rsidR="00353F89" w:rsidRPr="00B51FBF">
        <w:rPr>
          <w:rFonts w:ascii="Arial" w:hAnsi="Arial" w:cs="Arial"/>
          <w:color w:val="auto"/>
        </w:rPr>
        <w:t xml:space="preserve">nd power </w:t>
      </w:r>
      <w:r w:rsidRPr="00B51FBF">
        <w:rPr>
          <w:rFonts w:ascii="Arial" w:hAnsi="Arial" w:cs="Arial"/>
          <w:color w:val="auto"/>
        </w:rPr>
        <w:t>on.</w:t>
      </w:r>
      <w:r w:rsidR="007E25D0" w:rsidRPr="00B51FBF">
        <w:rPr>
          <w:rFonts w:ascii="Arial" w:hAnsi="Arial" w:cs="Arial"/>
          <w:color w:val="auto"/>
        </w:rPr>
        <w:t xml:space="preserve"> </w:t>
      </w:r>
      <w:r w:rsidR="00964227" w:rsidRPr="00B51FBF">
        <w:rPr>
          <w:rFonts w:ascii="Arial" w:hAnsi="Arial" w:cs="Arial"/>
          <w:color w:val="auto"/>
        </w:rPr>
        <w:t>En</w:t>
      </w:r>
      <w:r w:rsidR="007E25D0" w:rsidRPr="00B51FBF">
        <w:rPr>
          <w:rFonts w:ascii="Arial" w:hAnsi="Arial" w:cs="Arial"/>
          <w:color w:val="auto"/>
        </w:rPr>
        <w:t>sure tha</w:t>
      </w:r>
      <w:r w:rsidR="00F06758" w:rsidRPr="00B51FBF">
        <w:rPr>
          <w:rFonts w:ascii="Arial" w:hAnsi="Arial" w:cs="Arial"/>
          <w:color w:val="auto"/>
        </w:rPr>
        <w:t>t a pellet i</w:t>
      </w:r>
      <w:r w:rsidR="007E25D0" w:rsidRPr="00B51FBF">
        <w:rPr>
          <w:rFonts w:ascii="Arial" w:hAnsi="Arial" w:cs="Arial"/>
          <w:color w:val="auto"/>
        </w:rPr>
        <w:t>s dispensed</w:t>
      </w:r>
      <w:r w:rsidR="005D6152" w:rsidRPr="00B51FBF">
        <w:rPr>
          <w:rFonts w:ascii="Arial" w:hAnsi="Arial" w:cs="Arial"/>
          <w:color w:val="auto"/>
        </w:rPr>
        <w:t xml:space="preserve"> into the food well</w:t>
      </w:r>
      <w:r w:rsidR="007E25D0" w:rsidRPr="00B51FBF">
        <w:rPr>
          <w:rFonts w:ascii="Arial" w:hAnsi="Arial" w:cs="Arial"/>
          <w:color w:val="auto"/>
        </w:rPr>
        <w:t xml:space="preserve">. </w:t>
      </w:r>
    </w:p>
    <w:p w14:paraId="6EAA139B" w14:textId="77777777" w:rsidR="00DA0890" w:rsidRPr="00B51FBF" w:rsidRDefault="00DA0890" w:rsidP="0032223D">
      <w:pPr>
        <w:pStyle w:val="ListParagraph"/>
        <w:widowControl/>
        <w:autoSpaceDE/>
        <w:autoSpaceDN/>
        <w:adjustRightInd/>
        <w:ind w:left="0"/>
        <w:rPr>
          <w:rFonts w:ascii="Arial" w:hAnsi="Arial" w:cs="Arial"/>
          <w:color w:val="auto"/>
        </w:rPr>
      </w:pPr>
    </w:p>
    <w:p w14:paraId="78D86B8F" w14:textId="16E95542" w:rsidR="00DA0890" w:rsidRPr="00B51FBF" w:rsidRDefault="00C95E1E" w:rsidP="0032223D">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Over the course of data acquisition, </w:t>
      </w:r>
      <w:r w:rsidR="00F06758" w:rsidRPr="00B51FBF">
        <w:rPr>
          <w:rFonts w:ascii="Arial" w:hAnsi="Arial" w:cs="Arial"/>
          <w:color w:val="auto"/>
        </w:rPr>
        <w:t xml:space="preserve">check FED daily to </w:t>
      </w:r>
      <w:r w:rsidRPr="00B51FBF">
        <w:rPr>
          <w:rFonts w:ascii="Arial" w:hAnsi="Arial" w:cs="Arial"/>
          <w:color w:val="auto"/>
        </w:rPr>
        <w:t>verify that</w:t>
      </w:r>
      <w:r w:rsidR="00F06758" w:rsidRPr="00B51FBF">
        <w:rPr>
          <w:rFonts w:ascii="Arial" w:hAnsi="Arial" w:cs="Arial"/>
          <w:color w:val="auto"/>
        </w:rPr>
        <w:t xml:space="preserve"> it </w:t>
      </w:r>
      <w:r w:rsidRPr="00B51FBF">
        <w:rPr>
          <w:rFonts w:ascii="Arial" w:hAnsi="Arial" w:cs="Arial"/>
          <w:color w:val="auto"/>
        </w:rPr>
        <w:t>is working properly by</w:t>
      </w:r>
      <w:r w:rsidR="00747EC0" w:rsidRPr="00B51FBF">
        <w:rPr>
          <w:rFonts w:ascii="Arial" w:hAnsi="Arial" w:cs="Arial"/>
          <w:color w:val="auto"/>
        </w:rPr>
        <w:t xml:space="preserve"> c</w:t>
      </w:r>
      <w:r w:rsidRPr="00B51FBF">
        <w:rPr>
          <w:rFonts w:ascii="Arial" w:hAnsi="Arial" w:cs="Arial"/>
          <w:color w:val="auto"/>
        </w:rPr>
        <w:t>onfirming that</w:t>
      </w:r>
      <w:r w:rsidR="00747EC0" w:rsidRPr="00B51FBF">
        <w:rPr>
          <w:rFonts w:ascii="Arial" w:hAnsi="Arial" w:cs="Arial"/>
          <w:color w:val="auto"/>
        </w:rPr>
        <w:t xml:space="preserve"> (1)</w:t>
      </w:r>
      <w:r w:rsidRPr="00B51FBF">
        <w:rPr>
          <w:rFonts w:ascii="Arial" w:hAnsi="Arial" w:cs="Arial"/>
          <w:color w:val="auto"/>
        </w:rPr>
        <w:t xml:space="preserve"> the LED light </w:t>
      </w:r>
      <w:r w:rsidR="00F06758" w:rsidRPr="00B51FBF">
        <w:rPr>
          <w:rFonts w:ascii="Arial" w:hAnsi="Arial" w:cs="Arial"/>
          <w:color w:val="auto"/>
        </w:rPr>
        <w:t xml:space="preserve">on the power switch </w:t>
      </w:r>
      <w:r w:rsidRPr="00B51FBF">
        <w:rPr>
          <w:rFonts w:ascii="Arial" w:hAnsi="Arial" w:cs="Arial"/>
          <w:color w:val="auto"/>
        </w:rPr>
        <w:t>is on, indicating tha</w:t>
      </w:r>
      <w:r w:rsidR="00F13549" w:rsidRPr="00B51FBF">
        <w:rPr>
          <w:rFonts w:ascii="Arial" w:hAnsi="Arial" w:cs="Arial"/>
          <w:color w:val="auto"/>
        </w:rPr>
        <w:t>t the battery has enough charge</w:t>
      </w:r>
      <w:r w:rsidR="00747EC0" w:rsidRPr="00B51FBF">
        <w:rPr>
          <w:rFonts w:ascii="Arial" w:hAnsi="Arial" w:cs="Arial"/>
          <w:color w:val="auto"/>
        </w:rPr>
        <w:t>, and (2)</w:t>
      </w:r>
      <w:r w:rsidRPr="00B51FBF">
        <w:rPr>
          <w:rFonts w:ascii="Arial" w:hAnsi="Arial" w:cs="Arial"/>
          <w:color w:val="auto"/>
        </w:rPr>
        <w:t xml:space="preserve"> a pellet is sitting in the food well</w:t>
      </w:r>
      <w:r w:rsidR="00F13549" w:rsidRPr="00B51FBF">
        <w:rPr>
          <w:rFonts w:ascii="Arial" w:hAnsi="Arial" w:cs="Arial"/>
          <w:color w:val="auto"/>
        </w:rPr>
        <w:t>, indicating that there are no problems with pellet dispensing</w:t>
      </w:r>
      <w:r w:rsidR="0081514F" w:rsidRPr="00B51FBF">
        <w:rPr>
          <w:rFonts w:ascii="Arial" w:hAnsi="Arial" w:cs="Arial"/>
          <w:color w:val="auto"/>
        </w:rPr>
        <w:t>.</w:t>
      </w:r>
      <w:r w:rsidR="00F13549" w:rsidRPr="00B51FBF">
        <w:rPr>
          <w:rFonts w:ascii="Arial" w:hAnsi="Arial" w:cs="Arial"/>
          <w:color w:val="auto"/>
        </w:rPr>
        <w:t xml:space="preserve"> </w:t>
      </w:r>
    </w:p>
    <w:p w14:paraId="5A736024" w14:textId="77777777" w:rsidR="00F13549" w:rsidRPr="00B51FBF" w:rsidRDefault="00F13549" w:rsidP="0032223D">
      <w:pPr>
        <w:pStyle w:val="ListParagraph"/>
        <w:widowControl/>
        <w:autoSpaceDE/>
        <w:autoSpaceDN/>
        <w:adjustRightInd/>
        <w:ind w:left="0"/>
        <w:rPr>
          <w:rFonts w:ascii="Arial" w:hAnsi="Arial" w:cs="Arial"/>
          <w:color w:val="auto"/>
        </w:rPr>
      </w:pPr>
    </w:p>
    <w:p w14:paraId="5854F6BF" w14:textId="08D22CB9" w:rsidR="00056DA6" w:rsidRPr="00B51FBF" w:rsidRDefault="00C95E1E" w:rsidP="0032223D">
      <w:pPr>
        <w:pStyle w:val="ListParagraph"/>
        <w:widowControl/>
        <w:numPr>
          <w:ilvl w:val="1"/>
          <w:numId w:val="2"/>
        </w:numPr>
        <w:autoSpaceDE/>
        <w:autoSpaceDN/>
        <w:adjustRightInd/>
        <w:spacing w:after="240"/>
        <w:ind w:left="0" w:firstLine="0"/>
        <w:rPr>
          <w:rFonts w:ascii="Arial" w:hAnsi="Arial" w:cs="Arial"/>
          <w:color w:val="auto"/>
        </w:rPr>
      </w:pPr>
      <w:r w:rsidRPr="00B51FBF">
        <w:rPr>
          <w:rFonts w:ascii="Arial" w:hAnsi="Arial" w:cs="Arial"/>
          <w:color w:val="auto"/>
        </w:rPr>
        <w:t>After dat</w:t>
      </w:r>
      <w:r w:rsidR="00035DB6" w:rsidRPr="00B51FBF">
        <w:rPr>
          <w:rFonts w:ascii="Arial" w:hAnsi="Arial" w:cs="Arial"/>
          <w:color w:val="auto"/>
        </w:rPr>
        <w:t xml:space="preserve">a acquisition, retrieve SD card and access .CSV file </w:t>
      </w:r>
    </w:p>
    <w:p w14:paraId="24B7114B" w14:textId="77777777" w:rsidR="00DA0890" w:rsidRPr="00B51FBF" w:rsidRDefault="00DA0890" w:rsidP="0032223D">
      <w:pPr>
        <w:pStyle w:val="ListParagraph"/>
        <w:widowControl/>
        <w:autoSpaceDE/>
        <w:autoSpaceDN/>
        <w:adjustRightInd/>
        <w:ind w:left="0"/>
        <w:rPr>
          <w:rFonts w:ascii="Arial" w:hAnsi="Arial" w:cs="Arial"/>
          <w:color w:val="auto"/>
        </w:rPr>
      </w:pPr>
    </w:p>
    <w:p w14:paraId="42B53E7C" w14:textId="24C5117B" w:rsidR="0091445E" w:rsidRPr="004D530C" w:rsidRDefault="00FD6FDA" w:rsidP="0032223D">
      <w:pPr>
        <w:pStyle w:val="ListParagraph"/>
        <w:widowControl/>
        <w:numPr>
          <w:ilvl w:val="1"/>
          <w:numId w:val="2"/>
        </w:numPr>
        <w:autoSpaceDE/>
        <w:autoSpaceDN/>
        <w:adjustRightInd/>
        <w:ind w:left="0" w:firstLine="0"/>
        <w:jc w:val="left"/>
        <w:rPr>
          <w:rFonts w:ascii="Arial" w:hAnsi="Arial" w:cs="Arial"/>
          <w:b/>
          <w:color w:val="auto"/>
        </w:rPr>
      </w:pPr>
      <w:r w:rsidRPr="00B51FBF">
        <w:rPr>
          <w:rFonts w:ascii="Arial" w:hAnsi="Arial" w:cs="Arial"/>
          <w:color w:val="auto"/>
        </w:rPr>
        <w:t>We provide analysis scripts for meals and patterns of feeding at</w:t>
      </w:r>
      <w:r w:rsidR="00C95E1E" w:rsidRPr="00B51FBF">
        <w:rPr>
          <w:rFonts w:ascii="Arial" w:hAnsi="Arial" w:cs="Arial"/>
          <w:color w:val="auto"/>
        </w:rPr>
        <w:t xml:space="preserve">: </w:t>
      </w:r>
      <w:hyperlink r:id="rId34" w:history="1">
        <w:r w:rsidR="00C95E1E" w:rsidRPr="00B51FBF">
          <w:rPr>
            <w:rStyle w:val="Hyperlink"/>
            <w:rFonts w:ascii="Arial" w:hAnsi="Arial" w:cs="Arial"/>
            <w:color w:val="auto"/>
          </w:rPr>
          <w:t>https://github.com/KravitzLab/fed/</w:t>
        </w:r>
      </w:hyperlink>
      <w:r w:rsidR="00C95E1E" w:rsidRPr="00B51FBF">
        <w:rPr>
          <w:rFonts w:ascii="Arial" w:hAnsi="Arial" w:cs="Arial"/>
          <w:color w:val="auto"/>
        </w:rPr>
        <w:t>.</w:t>
      </w:r>
    </w:p>
    <w:sectPr w:rsidR="0091445E" w:rsidRPr="004D530C" w:rsidSect="0019697D">
      <w:headerReference w:type="default" r:id="rId35"/>
      <w:footerReference w:type="default" r:id="rId36"/>
      <w:headerReference w:type="first" r:id="rId37"/>
      <w:footerReference w:type="first" r:id="rId38"/>
      <w:pgSz w:w="12240" w:h="15840"/>
      <w:pgMar w:top="1440" w:right="1440" w:bottom="1440" w:left="1440" w:header="720" w:footer="605"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7A363E" w14:textId="77777777" w:rsidR="00957F10" w:rsidRDefault="00957F10" w:rsidP="00621C4E">
      <w:r>
        <w:separator/>
      </w:r>
    </w:p>
  </w:endnote>
  <w:endnote w:type="continuationSeparator" w:id="0">
    <w:p w14:paraId="5DF544A7" w14:textId="77777777" w:rsidR="00957F10" w:rsidRDefault="00957F10" w:rsidP="00621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47363" w14:textId="74CE90AF" w:rsidR="00D075EE" w:rsidRPr="00494F77" w:rsidRDefault="00D075EE" w:rsidP="00621C4E">
    <w:r w:rsidRPr="00494F77">
      <w:fldChar w:fldCharType="begin"/>
    </w:r>
    <w:r w:rsidRPr="00494F77">
      <w:instrText xml:space="preserve"> PAGE </w:instrText>
    </w:r>
    <w:r w:rsidRPr="00494F77">
      <w:fldChar w:fldCharType="separate"/>
    </w:r>
    <w:r w:rsidR="00AD632E">
      <w:rPr>
        <w:noProof/>
      </w:rPr>
      <w:t>4</w:t>
    </w:r>
    <w:r w:rsidRPr="00494F77">
      <w:fldChar w:fldCharType="end"/>
    </w:r>
    <w:r>
      <w:tab/>
    </w:r>
    <w:r>
      <w:tab/>
    </w:r>
    <w:r>
      <w:tab/>
    </w:r>
    <w:r>
      <w:tab/>
    </w:r>
    <w:r>
      <w:tab/>
    </w:r>
    <w:r>
      <w:tab/>
    </w: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973211"/>
      <w:docPartObj>
        <w:docPartGallery w:val="Page Numbers (Bottom of Page)"/>
        <w:docPartUnique/>
      </w:docPartObj>
    </w:sdtPr>
    <w:sdtEndPr>
      <w:rPr>
        <w:noProof/>
      </w:rPr>
    </w:sdtEndPr>
    <w:sdtContent>
      <w:p w14:paraId="07416F82" w14:textId="0F5BA3ED" w:rsidR="00D075EE" w:rsidRDefault="00D075EE">
        <w:pPr>
          <w:pStyle w:val="Footer"/>
        </w:pPr>
        <w:r>
          <w:fldChar w:fldCharType="begin"/>
        </w:r>
        <w:r>
          <w:instrText xml:space="preserve"> PAGE   \* MERGEFORMAT </w:instrText>
        </w:r>
        <w:r>
          <w:fldChar w:fldCharType="separate"/>
        </w:r>
        <w:r>
          <w:rPr>
            <w:noProof/>
          </w:rPr>
          <w:t>1</w:t>
        </w:r>
        <w:r>
          <w:rPr>
            <w:noProof/>
          </w:rPr>
          <w:fldChar w:fldCharType="end"/>
        </w:r>
      </w:p>
    </w:sdtContent>
  </w:sdt>
  <w:p w14:paraId="09BABCDF" w14:textId="77777777" w:rsidR="00D075EE" w:rsidRDefault="00D075EE" w:rsidP="00621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5B225" w14:textId="77777777" w:rsidR="00957F10" w:rsidRDefault="00957F10" w:rsidP="00621C4E">
      <w:r>
        <w:separator/>
      </w:r>
    </w:p>
  </w:footnote>
  <w:footnote w:type="continuationSeparator" w:id="0">
    <w:p w14:paraId="779A1A35" w14:textId="77777777" w:rsidR="00957F10" w:rsidRDefault="00957F10" w:rsidP="00621C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9A9C9" w14:textId="12DB9159" w:rsidR="00D075EE" w:rsidRPr="006F06E4" w:rsidRDefault="00D075EE" w:rsidP="00621C4E">
    <w:pPr>
      <w:pStyle w:val="Header"/>
      <w:rPr>
        <w:b/>
        <w:color w:val="1F497D"/>
        <w:sz w:val="28"/>
        <w:szCs w:val="28"/>
      </w:rPr>
    </w:pPr>
    <w:r w:rsidRPr="009A38A5">
      <w:rPr>
        <w:sz w:val="22"/>
      </w:rPr>
      <w:tab/>
    </w:r>
    <w:r w:rsidRPr="009A38A5">
      <w:rPr>
        <w:sz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FDB2F" w14:textId="07401BC0" w:rsidR="00D075EE" w:rsidRPr="006F06E4" w:rsidRDefault="00D075EE" w:rsidP="006F06E4">
    <w:pPr>
      <w:pStyle w:val="Header"/>
      <w:jc w:val="right"/>
      <w:rPr>
        <w:b/>
        <w:color w:val="1F497D"/>
        <w:sz w:val="32"/>
        <w:szCs w:val="32"/>
      </w:rPr>
    </w:pPr>
    <w:r>
      <w:rPr>
        <w:b/>
        <w:noProof/>
        <w:color w:val="1F497D"/>
        <w:sz w:val="32"/>
        <w:szCs w:val="32"/>
      </w:rPr>
      <w:drawing>
        <wp:anchor distT="0" distB="0" distL="114300" distR="114300" simplePos="0" relativeHeight="251657728" behindDoc="1" locked="0" layoutInCell="1" allowOverlap="1" wp14:anchorId="4072EC3F" wp14:editId="7AE1AA44">
          <wp:simplePos x="0" y="0"/>
          <wp:positionH relativeFrom="margin">
            <wp:align>left</wp:align>
          </wp:positionH>
          <wp:positionV relativeFrom="paragraph">
            <wp:posOffset>-428625</wp:posOffset>
          </wp:positionV>
          <wp:extent cx="2843586" cy="934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terhead_new"/>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843586" cy="934085"/>
                  </a:xfrm>
                  <a:prstGeom prst="rect">
                    <a:avLst/>
                  </a:prstGeom>
                  <a:noFill/>
                </pic:spPr>
              </pic:pic>
            </a:graphicData>
          </a:graphic>
          <wp14:sizeRelH relativeFrom="margin">
            <wp14:pctWidth>0</wp14:pctWidth>
          </wp14:sizeRelH>
        </wp:anchor>
      </w:drawing>
    </w:r>
    <w:r>
      <w:rPr>
        <w:b/>
        <w:color w:val="1F497D"/>
        <w:sz w:val="32"/>
        <w:szCs w:val="32"/>
      </w:rPr>
      <w:t>Standard Manuscript Template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0D1495"/>
    <w:multiLevelType w:val="multilevel"/>
    <w:tmpl w:val="9ABCB016"/>
    <w:lvl w:ilvl="0">
      <w:start w:val="1"/>
      <w:numFmt w:val="decimal"/>
      <w:lvlText w:val="%1."/>
      <w:lvlJc w:val="left"/>
      <w:pPr>
        <w:ind w:left="360" w:hanging="360"/>
      </w:pPr>
      <w:rPr>
        <w:rFonts w:hint="default"/>
      </w:rPr>
    </w:lvl>
    <w:lvl w:ilvl="1">
      <w:start w:val="1"/>
      <w:numFmt w:val="decimal"/>
      <w:lvlText w:val="%1.%2)"/>
      <w:lvlJc w:val="left"/>
      <w:pPr>
        <w:ind w:left="648" w:hanging="648"/>
      </w:pPr>
      <w:rPr>
        <w:rFonts w:hint="default"/>
        <w:b w:val="0"/>
      </w:rPr>
    </w:lvl>
    <w:lvl w:ilvl="2">
      <w:start w:val="1"/>
      <w:numFmt w:val="decimal"/>
      <w:lvlText w:val="%1.%2.%3)"/>
      <w:lvlJc w:val="left"/>
      <w:pPr>
        <w:ind w:left="2916" w:hanging="93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774604F3"/>
    <w:multiLevelType w:val="hybridMultilevel"/>
    <w:tmpl w:val="A8426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3"/>
  <w:removePersonalInformatio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oVE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eepwsdtqt0w9pe9zdopwxvpr29awrdfrrr0&quot;&gt;My EndNote Library&lt;record-ids&gt;&lt;item&gt;2633&lt;/item&gt;&lt;item&gt;3291&lt;/item&gt;&lt;item&gt;3293&lt;/item&gt;&lt;item&gt;3331&lt;/item&gt;&lt;item&gt;3332&lt;/item&gt;&lt;item&gt;3333&lt;/item&gt;&lt;item&gt;3334&lt;/item&gt;&lt;item&gt;3336&lt;/item&gt;&lt;item&gt;3337&lt;/item&gt;&lt;item&gt;3338&lt;/item&gt;&lt;/record-ids&gt;&lt;/item&gt;&lt;/Libraries&gt;"/>
  </w:docVars>
  <w:rsids>
    <w:rsidRoot w:val="00EE705F"/>
    <w:rsid w:val="00001806"/>
    <w:rsid w:val="00003385"/>
    <w:rsid w:val="00005815"/>
    <w:rsid w:val="00007DBC"/>
    <w:rsid w:val="00007EA1"/>
    <w:rsid w:val="000100F0"/>
    <w:rsid w:val="00012FF9"/>
    <w:rsid w:val="00013F55"/>
    <w:rsid w:val="00021434"/>
    <w:rsid w:val="00021DF3"/>
    <w:rsid w:val="000237D7"/>
    <w:rsid w:val="00023869"/>
    <w:rsid w:val="00024598"/>
    <w:rsid w:val="00024C49"/>
    <w:rsid w:val="00031256"/>
    <w:rsid w:val="00032769"/>
    <w:rsid w:val="00035DB6"/>
    <w:rsid w:val="00037B58"/>
    <w:rsid w:val="00051B73"/>
    <w:rsid w:val="00056DA6"/>
    <w:rsid w:val="00060ABE"/>
    <w:rsid w:val="00061A50"/>
    <w:rsid w:val="00064104"/>
    <w:rsid w:val="00066025"/>
    <w:rsid w:val="000701D1"/>
    <w:rsid w:val="000723F4"/>
    <w:rsid w:val="00076554"/>
    <w:rsid w:val="00076D46"/>
    <w:rsid w:val="00080A20"/>
    <w:rsid w:val="000821D8"/>
    <w:rsid w:val="00082796"/>
    <w:rsid w:val="00087C0A"/>
    <w:rsid w:val="00093BC4"/>
    <w:rsid w:val="00093E5C"/>
    <w:rsid w:val="00097929"/>
    <w:rsid w:val="000A1E80"/>
    <w:rsid w:val="000A3B70"/>
    <w:rsid w:val="000A4D60"/>
    <w:rsid w:val="000A5153"/>
    <w:rsid w:val="000A7CFC"/>
    <w:rsid w:val="000B10AE"/>
    <w:rsid w:val="000B30BF"/>
    <w:rsid w:val="000B481E"/>
    <w:rsid w:val="000B566B"/>
    <w:rsid w:val="000B7294"/>
    <w:rsid w:val="000B75D0"/>
    <w:rsid w:val="000C1CF8"/>
    <w:rsid w:val="000C49CF"/>
    <w:rsid w:val="000C52E9"/>
    <w:rsid w:val="000C5CDC"/>
    <w:rsid w:val="000C65DC"/>
    <w:rsid w:val="000C66F3"/>
    <w:rsid w:val="000C6900"/>
    <w:rsid w:val="000D31E8"/>
    <w:rsid w:val="000D76E4"/>
    <w:rsid w:val="000E3816"/>
    <w:rsid w:val="000E4F77"/>
    <w:rsid w:val="000F265C"/>
    <w:rsid w:val="000F3556"/>
    <w:rsid w:val="000F3AFA"/>
    <w:rsid w:val="000F3C1E"/>
    <w:rsid w:val="000F5712"/>
    <w:rsid w:val="000F6202"/>
    <w:rsid w:val="000F6611"/>
    <w:rsid w:val="000F7E22"/>
    <w:rsid w:val="00104F9E"/>
    <w:rsid w:val="00112EEB"/>
    <w:rsid w:val="001153AD"/>
    <w:rsid w:val="00116F2C"/>
    <w:rsid w:val="00122384"/>
    <w:rsid w:val="00123D13"/>
    <w:rsid w:val="0012563A"/>
    <w:rsid w:val="00125667"/>
    <w:rsid w:val="001313A7"/>
    <w:rsid w:val="0013276F"/>
    <w:rsid w:val="00141754"/>
    <w:rsid w:val="00150443"/>
    <w:rsid w:val="00152A23"/>
    <w:rsid w:val="00162CB7"/>
    <w:rsid w:val="00164106"/>
    <w:rsid w:val="00171E5B"/>
    <w:rsid w:val="00171F94"/>
    <w:rsid w:val="0017668A"/>
    <w:rsid w:val="001766FE"/>
    <w:rsid w:val="001771E7"/>
    <w:rsid w:val="00180115"/>
    <w:rsid w:val="00192006"/>
    <w:rsid w:val="00193180"/>
    <w:rsid w:val="0019697D"/>
    <w:rsid w:val="001A0368"/>
    <w:rsid w:val="001A4A79"/>
    <w:rsid w:val="001A5CB3"/>
    <w:rsid w:val="001A6087"/>
    <w:rsid w:val="001A6369"/>
    <w:rsid w:val="001B2920"/>
    <w:rsid w:val="001B2E2D"/>
    <w:rsid w:val="001B5CD2"/>
    <w:rsid w:val="001C0BEE"/>
    <w:rsid w:val="001C2A98"/>
    <w:rsid w:val="001C61CB"/>
    <w:rsid w:val="001D1432"/>
    <w:rsid w:val="001D3D7D"/>
    <w:rsid w:val="001D3FFF"/>
    <w:rsid w:val="001D5114"/>
    <w:rsid w:val="001D515B"/>
    <w:rsid w:val="001D625F"/>
    <w:rsid w:val="001D7576"/>
    <w:rsid w:val="001E14A0"/>
    <w:rsid w:val="001E7376"/>
    <w:rsid w:val="001F225C"/>
    <w:rsid w:val="001F73BF"/>
    <w:rsid w:val="00201CFA"/>
    <w:rsid w:val="0020220D"/>
    <w:rsid w:val="00202448"/>
    <w:rsid w:val="00202D15"/>
    <w:rsid w:val="00207FF6"/>
    <w:rsid w:val="00210ADB"/>
    <w:rsid w:val="00214BEE"/>
    <w:rsid w:val="002205B8"/>
    <w:rsid w:val="002259E5"/>
    <w:rsid w:val="00226140"/>
    <w:rsid w:val="002274F3"/>
    <w:rsid w:val="0023094C"/>
    <w:rsid w:val="00234BE3"/>
    <w:rsid w:val="00235A90"/>
    <w:rsid w:val="00241E48"/>
    <w:rsid w:val="0024214E"/>
    <w:rsid w:val="00242623"/>
    <w:rsid w:val="00250558"/>
    <w:rsid w:val="00260652"/>
    <w:rsid w:val="00261F25"/>
    <w:rsid w:val="002648A9"/>
    <w:rsid w:val="0026553C"/>
    <w:rsid w:val="00267DD5"/>
    <w:rsid w:val="00274A0A"/>
    <w:rsid w:val="002765E0"/>
    <w:rsid w:val="00277468"/>
    <w:rsid w:val="00277593"/>
    <w:rsid w:val="00280918"/>
    <w:rsid w:val="00282AF6"/>
    <w:rsid w:val="00287085"/>
    <w:rsid w:val="00290AF9"/>
    <w:rsid w:val="002967CF"/>
    <w:rsid w:val="00297788"/>
    <w:rsid w:val="002A64A6"/>
    <w:rsid w:val="002A7A85"/>
    <w:rsid w:val="002A7DD0"/>
    <w:rsid w:val="002B3C09"/>
    <w:rsid w:val="002B5F2D"/>
    <w:rsid w:val="002C47D4"/>
    <w:rsid w:val="002D0F38"/>
    <w:rsid w:val="002D39E9"/>
    <w:rsid w:val="002D77E3"/>
    <w:rsid w:val="002E3DDA"/>
    <w:rsid w:val="002F2859"/>
    <w:rsid w:val="002F4BBA"/>
    <w:rsid w:val="002F6E3C"/>
    <w:rsid w:val="002F7A63"/>
    <w:rsid w:val="0030117D"/>
    <w:rsid w:val="00303C87"/>
    <w:rsid w:val="003057A6"/>
    <w:rsid w:val="003061E8"/>
    <w:rsid w:val="003120CB"/>
    <w:rsid w:val="0031421F"/>
    <w:rsid w:val="00316259"/>
    <w:rsid w:val="00320153"/>
    <w:rsid w:val="00320367"/>
    <w:rsid w:val="0032223D"/>
    <w:rsid w:val="00322871"/>
    <w:rsid w:val="00326FB3"/>
    <w:rsid w:val="003316D4"/>
    <w:rsid w:val="00333822"/>
    <w:rsid w:val="00334232"/>
    <w:rsid w:val="00336715"/>
    <w:rsid w:val="00336A22"/>
    <w:rsid w:val="0034019A"/>
    <w:rsid w:val="00340DFD"/>
    <w:rsid w:val="003426F8"/>
    <w:rsid w:val="00350CD7"/>
    <w:rsid w:val="00353F89"/>
    <w:rsid w:val="00360C17"/>
    <w:rsid w:val="00361B60"/>
    <w:rsid w:val="003621C6"/>
    <w:rsid w:val="003622B8"/>
    <w:rsid w:val="003630D2"/>
    <w:rsid w:val="00366B76"/>
    <w:rsid w:val="00370285"/>
    <w:rsid w:val="00373051"/>
    <w:rsid w:val="00373B8F"/>
    <w:rsid w:val="003753A7"/>
    <w:rsid w:val="00376D95"/>
    <w:rsid w:val="00377FBB"/>
    <w:rsid w:val="003909EF"/>
    <w:rsid w:val="003979F6"/>
    <w:rsid w:val="003A0E57"/>
    <w:rsid w:val="003A16FC"/>
    <w:rsid w:val="003A2AD3"/>
    <w:rsid w:val="003A4FCD"/>
    <w:rsid w:val="003B0944"/>
    <w:rsid w:val="003B1593"/>
    <w:rsid w:val="003B4381"/>
    <w:rsid w:val="003C1043"/>
    <w:rsid w:val="003C1A30"/>
    <w:rsid w:val="003C5E1E"/>
    <w:rsid w:val="003C6779"/>
    <w:rsid w:val="003D2998"/>
    <w:rsid w:val="003D2F0A"/>
    <w:rsid w:val="003D3891"/>
    <w:rsid w:val="003E0F4F"/>
    <w:rsid w:val="003E18AC"/>
    <w:rsid w:val="003E210B"/>
    <w:rsid w:val="003E2A12"/>
    <w:rsid w:val="003E3384"/>
    <w:rsid w:val="003E548E"/>
    <w:rsid w:val="003F2BEF"/>
    <w:rsid w:val="00406923"/>
    <w:rsid w:val="0041050E"/>
    <w:rsid w:val="004148E1"/>
    <w:rsid w:val="00414CFA"/>
    <w:rsid w:val="00420BE9"/>
    <w:rsid w:val="00423AD8"/>
    <w:rsid w:val="00424C85"/>
    <w:rsid w:val="004260BD"/>
    <w:rsid w:val="00426B29"/>
    <w:rsid w:val="0043012F"/>
    <w:rsid w:val="00430F1F"/>
    <w:rsid w:val="004326EA"/>
    <w:rsid w:val="004377FC"/>
    <w:rsid w:val="00441BFD"/>
    <w:rsid w:val="0044456B"/>
    <w:rsid w:val="00447BD1"/>
    <w:rsid w:val="004507F3"/>
    <w:rsid w:val="00450AF4"/>
    <w:rsid w:val="004671C7"/>
    <w:rsid w:val="00471EDD"/>
    <w:rsid w:val="00472F4D"/>
    <w:rsid w:val="004730BF"/>
    <w:rsid w:val="0047535C"/>
    <w:rsid w:val="00480D4B"/>
    <w:rsid w:val="004820E1"/>
    <w:rsid w:val="004842F2"/>
    <w:rsid w:val="00485870"/>
    <w:rsid w:val="00485FE8"/>
    <w:rsid w:val="00487178"/>
    <w:rsid w:val="00492908"/>
    <w:rsid w:val="00492EB5"/>
    <w:rsid w:val="00494F77"/>
    <w:rsid w:val="00497721"/>
    <w:rsid w:val="004A0229"/>
    <w:rsid w:val="004A35D2"/>
    <w:rsid w:val="004A486B"/>
    <w:rsid w:val="004A7D1C"/>
    <w:rsid w:val="004B00D5"/>
    <w:rsid w:val="004B2F00"/>
    <w:rsid w:val="004B418E"/>
    <w:rsid w:val="004B6E31"/>
    <w:rsid w:val="004C1D66"/>
    <w:rsid w:val="004C31D7"/>
    <w:rsid w:val="004C4AD2"/>
    <w:rsid w:val="004D1F21"/>
    <w:rsid w:val="004D530C"/>
    <w:rsid w:val="004D552B"/>
    <w:rsid w:val="004D59D8"/>
    <w:rsid w:val="004D5DA1"/>
    <w:rsid w:val="004D7CEE"/>
    <w:rsid w:val="004E150F"/>
    <w:rsid w:val="004E23A1"/>
    <w:rsid w:val="004E3489"/>
    <w:rsid w:val="004E3AFA"/>
    <w:rsid w:val="004E3EC1"/>
    <w:rsid w:val="004E579E"/>
    <w:rsid w:val="004F3BB4"/>
    <w:rsid w:val="004F585A"/>
    <w:rsid w:val="0050291B"/>
    <w:rsid w:val="00502A0A"/>
    <w:rsid w:val="00507C50"/>
    <w:rsid w:val="00517C3A"/>
    <w:rsid w:val="00527BF4"/>
    <w:rsid w:val="00534F6C"/>
    <w:rsid w:val="0053646D"/>
    <w:rsid w:val="00540AAD"/>
    <w:rsid w:val="00541F5A"/>
    <w:rsid w:val="00545E46"/>
    <w:rsid w:val="00546458"/>
    <w:rsid w:val="0055011A"/>
    <w:rsid w:val="0055087C"/>
    <w:rsid w:val="00553413"/>
    <w:rsid w:val="00555CE6"/>
    <w:rsid w:val="005657B3"/>
    <w:rsid w:val="00572B07"/>
    <w:rsid w:val="00580DF9"/>
    <w:rsid w:val="0058219C"/>
    <w:rsid w:val="0058333A"/>
    <w:rsid w:val="0058707F"/>
    <w:rsid w:val="005931FE"/>
    <w:rsid w:val="00596DF7"/>
    <w:rsid w:val="005A202E"/>
    <w:rsid w:val="005A3104"/>
    <w:rsid w:val="005A5143"/>
    <w:rsid w:val="005B0072"/>
    <w:rsid w:val="005B0732"/>
    <w:rsid w:val="005B0E58"/>
    <w:rsid w:val="005B38A0"/>
    <w:rsid w:val="005B3F0B"/>
    <w:rsid w:val="005B491C"/>
    <w:rsid w:val="005B4DBF"/>
    <w:rsid w:val="005B5DE2"/>
    <w:rsid w:val="005B674C"/>
    <w:rsid w:val="005C4463"/>
    <w:rsid w:val="005C69E2"/>
    <w:rsid w:val="005C7561"/>
    <w:rsid w:val="005C7FBB"/>
    <w:rsid w:val="005D1E57"/>
    <w:rsid w:val="005D2F57"/>
    <w:rsid w:val="005D34F6"/>
    <w:rsid w:val="005D411F"/>
    <w:rsid w:val="005D6152"/>
    <w:rsid w:val="005D6AA7"/>
    <w:rsid w:val="005E0972"/>
    <w:rsid w:val="005E1462"/>
    <w:rsid w:val="005E1884"/>
    <w:rsid w:val="005E5D38"/>
    <w:rsid w:val="005E7BA6"/>
    <w:rsid w:val="005F115A"/>
    <w:rsid w:val="005F373A"/>
    <w:rsid w:val="005F3E07"/>
    <w:rsid w:val="005F4CD3"/>
    <w:rsid w:val="005F6B0E"/>
    <w:rsid w:val="005F7088"/>
    <w:rsid w:val="005F760E"/>
    <w:rsid w:val="005F7B1D"/>
    <w:rsid w:val="0060222A"/>
    <w:rsid w:val="00610C21"/>
    <w:rsid w:val="00611907"/>
    <w:rsid w:val="00611EFD"/>
    <w:rsid w:val="00613116"/>
    <w:rsid w:val="006202A6"/>
    <w:rsid w:val="00621C4E"/>
    <w:rsid w:val="00623F15"/>
    <w:rsid w:val="006305D7"/>
    <w:rsid w:val="00633A01"/>
    <w:rsid w:val="006341F7"/>
    <w:rsid w:val="00635014"/>
    <w:rsid w:val="006369CE"/>
    <w:rsid w:val="006411CA"/>
    <w:rsid w:val="00643BCB"/>
    <w:rsid w:val="006462B4"/>
    <w:rsid w:val="006619C8"/>
    <w:rsid w:val="006651F3"/>
    <w:rsid w:val="00671710"/>
    <w:rsid w:val="00673414"/>
    <w:rsid w:val="00676079"/>
    <w:rsid w:val="00676ECD"/>
    <w:rsid w:val="00677D0A"/>
    <w:rsid w:val="0068185F"/>
    <w:rsid w:val="006A01CF"/>
    <w:rsid w:val="006A7985"/>
    <w:rsid w:val="006B074C"/>
    <w:rsid w:val="006B5D8C"/>
    <w:rsid w:val="006B72D4"/>
    <w:rsid w:val="006B7B14"/>
    <w:rsid w:val="006C11CC"/>
    <w:rsid w:val="006C1AEB"/>
    <w:rsid w:val="006C57FE"/>
    <w:rsid w:val="006D3256"/>
    <w:rsid w:val="006D3C39"/>
    <w:rsid w:val="006E303D"/>
    <w:rsid w:val="006E4B63"/>
    <w:rsid w:val="006F06E4"/>
    <w:rsid w:val="006F0A16"/>
    <w:rsid w:val="006F7B41"/>
    <w:rsid w:val="00702B5D"/>
    <w:rsid w:val="00703ED2"/>
    <w:rsid w:val="00705298"/>
    <w:rsid w:val="0070655B"/>
    <w:rsid w:val="00707B8D"/>
    <w:rsid w:val="00713636"/>
    <w:rsid w:val="00714B8C"/>
    <w:rsid w:val="0071675D"/>
    <w:rsid w:val="007310B2"/>
    <w:rsid w:val="00734D99"/>
    <w:rsid w:val="00735B50"/>
    <w:rsid w:val="00735CF5"/>
    <w:rsid w:val="0074063A"/>
    <w:rsid w:val="00741B36"/>
    <w:rsid w:val="00743BA1"/>
    <w:rsid w:val="00745F1E"/>
    <w:rsid w:val="00747EC0"/>
    <w:rsid w:val="007515FE"/>
    <w:rsid w:val="007601D0"/>
    <w:rsid w:val="0076109D"/>
    <w:rsid w:val="00766CFF"/>
    <w:rsid w:val="00767107"/>
    <w:rsid w:val="00773BFD"/>
    <w:rsid w:val="007743B3"/>
    <w:rsid w:val="00774490"/>
    <w:rsid w:val="007819FF"/>
    <w:rsid w:val="00783103"/>
    <w:rsid w:val="007838BB"/>
    <w:rsid w:val="00784BC6"/>
    <w:rsid w:val="0078523D"/>
    <w:rsid w:val="0079026B"/>
    <w:rsid w:val="007916FF"/>
    <w:rsid w:val="007931DF"/>
    <w:rsid w:val="007A0172"/>
    <w:rsid w:val="007A2511"/>
    <w:rsid w:val="007A260E"/>
    <w:rsid w:val="007A4D4C"/>
    <w:rsid w:val="007A5CB9"/>
    <w:rsid w:val="007B6D43"/>
    <w:rsid w:val="007B7C6E"/>
    <w:rsid w:val="007D24D3"/>
    <w:rsid w:val="007D2CCF"/>
    <w:rsid w:val="007D44D7"/>
    <w:rsid w:val="007D621A"/>
    <w:rsid w:val="007D7316"/>
    <w:rsid w:val="007E051F"/>
    <w:rsid w:val="007E25D0"/>
    <w:rsid w:val="007E2887"/>
    <w:rsid w:val="007E5278"/>
    <w:rsid w:val="007E749C"/>
    <w:rsid w:val="007F0683"/>
    <w:rsid w:val="007F1B5C"/>
    <w:rsid w:val="007F5F29"/>
    <w:rsid w:val="00801257"/>
    <w:rsid w:val="00803B0A"/>
    <w:rsid w:val="00804DED"/>
    <w:rsid w:val="00805B96"/>
    <w:rsid w:val="008115A5"/>
    <w:rsid w:val="00811D46"/>
    <w:rsid w:val="008124B2"/>
    <w:rsid w:val="0081415D"/>
    <w:rsid w:val="0081514F"/>
    <w:rsid w:val="00815493"/>
    <w:rsid w:val="00820229"/>
    <w:rsid w:val="00822448"/>
    <w:rsid w:val="00822ABE"/>
    <w:rsid w:val="0082685C"/>
    <w:rsid w:val="00827F51"/>
    <w:rsid w:val="00830C84"/>
    <w:rsid w:val="0083104E"/>
    <w:rsid w:val="008343BE"/>
    <w:rsid w:val="00840FB4"/>
    <w:rsid w:val="008410B2"/>
    <w:rsid w:val="008421F3"/>
    <w:rsid w:val="008500A0"/>
    <w:rsid w:val="0085351C"/>
    <w:rsid w:val="008549CA"/>
    <w:rsid w:val="008556C3"/>
    <w:rsid w:val="0085687C"/>
    <w:rsid w:val="008641B0"/>
    <w:rsid w:val="008706C5"/>
    <w:rsid w:val="00873707"/>
    <w:rsid w:val="008763E1"/>
    <w:rsid w:val="00877EC8"/>
    <w:rsid w:val="00880F36"/>
    <w:rsid w:val="00881FAB"/>
    <w:rsid w:val="00882859"/>
    <w:rsid w:val="0088543B"/>
    <w:rsid w:val="00885530"/>
    <w:rsid w:val="008910D1"/>
    <w:rsid w:val="0089296C"/>
    <w:rsid w:val="00896ABD"/>
    <w:rsid w:val="008A337D"/>
    <w:rsid w:val="008A7A9C"/>
    <w:rsid w:val="008B5218"/>
    <w:rsid w:val="008B557D"/>
    <w:rsid w:val="008B7102"/>
    <w:rsid w:val="008C3B7D"/>
    <w:rsid w:val="008D0F90"/>
    <w:rsid w:val="008D3715"/>
    <w:rsid w:val="008D5465"/>
    <w:rsid w:val="008D5CC2"/>
    <w:rsid w:val="008D7EB7"/>
    <w:rsid w:val="008E1817"/>
    <w:rsid w:val="008E3684"/>
    <w:rsid w:val="008E41C8"/>
    <w:rsid w:val="008E57F5"/>
    <w:rsid w:val="008E7606"/>
    <w:rsid w:val="008F1DAA"/>
    <w:rsid w:val="008F3EBD"/>
    <w:rsid w:val="008F60B2"/>
    <w:rsid w:val="008F7C41"/>
    <w:rsid w:val="009031E2"/>
    <w:rsid w:val="00904511"/>
    <w:rsid w:val="00905F9B"/>
    <w:rsid w:val="0091276C"/>
    <w:rsid w:val="0091445E"/>
    <w:rsid w:val="009165AC"/>
    <w:rsid w:val="0092053F"/>
    <w:rsid w:val="0092340A"/>
    <w:rsid w:val="00930A4C"/>
    <w:rsid w:val="009313D9"/>
    <w:rsid w:val="00935B7F"/>
    <w:rsid w:val="00940F0A"/>
    <w:rsid w:val="00941293"/>
    <w:rsid w:val="0094635A"/>
    <w:rsid w:val="00950C17"/>
    <w:rsid w:val="009538B3"/>
    <w:rsid w:val="00954740"/>
    <w:rsid w:val="00957F10"/>
    <w:rsid w:val="00963ABC"/>
    <w:rsid w:val="00964227"/>
    <w:rsid w:val="00965D21"/>
    <w:rsid w:val="00967764"/>
    <w:rsid w:val="0097068D"/>
    <w:rsid w:val="00970B0E"/>
    <w:rsid w:val="0097339D"/>
    <w:rsid w:val="00975075"/>
    <w:rsid w:val="00976D03"/>
    <w:rsid w:val="00977B30"/>
    <w:rsid w:val="00982F41"/>
    <w:rsid w:val="00985090"/>
    <w:rsid w:val="00986799"/>
    <w:rsid w:val="00987710"/>
    <w:rsid w:val="009904AB"/>
    <w:rsid w:val="00993343"/>
    <w:rsid w:val="00993436"/>
    <w:rsid w:val="009950EB"/>
    <w:rsid w:val="00995688"/>
    <w:rsid w:val="009958A6"/>
    <w:rsid w:val="00996456"/>
    <w:rsid w:val="009A04F5"/>
    <w:rsid w:val="009A15EF"/>
    <w:rsid w:val="009A38A5"/>
    <w:rsid w:val="009A6F29"/>
    <w:rsid w:val="009B118B"/>
    <w:rsid w:val="009B1737"/>
    <w:rsid w:val="009B3D4B"/>
    <w:rsid w:val="009B5B99"/>
    <w:rsid w:val="009B6EFC"/>
    <w:rsid w:val="009C1E6E"/>
    <w:rsid w:val="009C2C9B"/>
    <w:rsid w:val="009C2DF8"/>
    <w:rsid w:val="009C68B7"/>
    <w:rsid w:val="009D0834"/>
    <w:rsid w:val="009D0A1E"/>
    <w:rsid w:val="009D52BC"/>
    <w:rsid w:val="009D7D0A"/>
    <w:rsid w:val="009D7D2F"/>
    <w:rsid w:val="009E05C8"/>
    <w:rsid w:val="009E0929"/>
    <w:rsid w:val="009F01B1"/>
    <w:rsid w:val="009F0DBB"/>
    <w:rsid w:val="009F3887"/>
    <w:rsid w:val="009F5EF6"/>
    <w:rsid w:val="009F732B"/>
    <w:rsid w:val="00A01FE0"/>
    <w:rsid w:val="00A02743"/>
    <w:rsid w:val="00A10656"/>
    <w:rsid w:val="00A12FA6"/>
    <w:rsid w:val="00A1339B"/>
    <w:rsid w:val="00A13AFE"/>
    <w:rsid w:val="00A14ABA"/>
    <w:rsid w:val="00A1693F"/>
    <w:rsid w:val="00A17318"/>
    <w:rsid w:val="00A17E6E"/>
    <w:rsid w:val="00A2446C"/>
    <w:rsid w:val="00A24CB6"/>
    <w:rsid w:val="00A2600B"/>
    <w:rsid w:val="00A26776"/>
    <w:rsid w:val="00A26CD2"/>
    <w:rsid w:val="00A27667"/>
    <w:rsid w:val="00A338DD"/>
    <w:rsid w:val="00A34A67"/>
    <w:rsid w:val="00A37462"/>
    <w:rsid w:val="00A3758E"/>
    <w:rsid w:val="00A43F37"/>
    <w:rsid w:val="00A459E1"/>
    <w:rsid w:val="00A50439"/>
    <w:rsid w:val="00A52296"/>
    <w:rsid w:val="00A5265D"/>
    <w:rsid w:val="00A55661"/>
    <w:rsid w:val="00A55CC1"/>
    <w:rsid w:val="00A573CF"/>
    <w:rsid w:val="00A57473"/>
    <w:rsid w:val="00A61B70"/>
    <w:rsid w:val="00A61FA8"/>
    <w:rsid w:val="00A637F4"/>
    <w:rsid w:val="00A63B75"/>
    <w:rsid w:val="00A65485"/>
    <w:rsid w:val="00A65B4B"/>
    <w:rsid w:val="00A6649E"/>
    <w:rsid w:val="00A66E05"/>
    <w:rsid w:val="00A70753"/>
    <w:rsid w:val="00A710C9"/>
    <w:rsid w:val="00A712D2"/>
    <w:rsid w:val="00A76E24"/>
    <w:rsid w:val="00A82C8A"/>
    <w:rsid w:val="00A852FF"/>
    <w:rsid w:val="00A87337"/>
    <w:rsid w:val="00A90C97"/>
    <w:rsid w:val="00A960C8"/>
    <w:rsid w:val="00A960E4"/>
    <w:rsid w:val="00AA1520"/>
    <w:rsid w:val="00AA1B4F"/>
    <w:rsid w:val="00AA54F3"/>
    <w:rsid w:val="00AA6604"/>
    <w:rsid w:val="00AA6B43"/>
    <w:rsid w:val="00AB367A"/>
    <w:rsid w:val="00AB5EB5"/>
    <w:rsid w:val="00AB7AF0"/>
    <w:rsid w:val="00AC01D1"/>
    <w:rsid w:val="00AC1E9B"/>
    <w:rsid w:val="00AC2E2A"/>
    <w:rsid w:val="00AC54AB"/>
    <w:rsid w:val="00AD632E"/>
    <w:rsid w:val="00AD6A05"/>
    <w:rsid w:val="00AE272B"/>
    <w:rsid w:val="00AE3E3A"/>
    <w:rsid w:val="00AE77B4"/>
    <w:rsid w:val="00AE7C1A"/>
    <w:rsid w:val="00AF0D9C"/>
    <w:rsid w:val="00AF13AB"/>
    <w:rsid w:val="00AF1D36"/>
    <w:rsid w:val="00AF461F"/>
    <w:rsid w:val="00AF5F75"/>
    <w:rsid w:val="00AF6001"/>
    <w:rsid w:val="00B01A16"/>
    <w:rsid w:val="00B01ABB"/>
    <w:rsid w:val="00B07F45"/>
    <w:rsid w:val="00B1021A"/>
    <w:rsid w:val="00B1365A"/>
    <w:rsid w:val="00B15A1F"/>
    <w:rsid w:val="00B15FE9"/>
    <w:rsid w:val="00B1702F"/>
    <w:rsid w:val="00B2148A"/>
    <w:rsid w:val="00B220C2"/>
    <w:rsid w:val="00B228F4"/>
    <w:rsid w:val="00B25B32"/>
    <w:rsid w:val="00B36C42"/>
    <w:rsid w:val="00B42EA7"/>
    <w:rsid w:val="00B513EA"/>
    <w:rsid w:val="00B51FBF"/>
    <w:rsid w:val="00B5337C"/>
    <w:rsid w:val="00B53FDE"/>
    <w:rsid w:val="00B56397"/>
    <w:rsid w:val="00B57A1D"/>
    <w:rsid w:val="00B6027B"/>
    <w:rsid w:val="00B604D1"/>
    <w:rsid w:val="00B65DDD"/>
    <w:rsid w:val="00B67AFF"/>
    <w:rsid w:val="00B70B59"/>
    <w:rsid w:val="00B722B1"/>
    <w:rsid w:val="00B73657"/>
    <w:rsid w:val="00B9330C"/>
    <w:rsid w:val="00B9446A"/>
    <w:rsid w:val="00BA1735"/>
    <w:rsid w:val="00BA19FA"/>
    <w:rsid w:val="00BA4288"/>
    <w:rsid w:val="00BA7C85"/>
    <w:rsid w:val="00BB48BD"/>
    <w:rsid w:val="00BB48E5"/>
    <w:rsid w:val="00BB5607"/>
    <w:rsid w:val="00BB5ACA"/>
    <w:rsid w:val="00BC0979"/>
    <w:rsid w:val="00BC2FC7"/>
    <w:rsid w:val="00BC3823"/>
    <w:rsid w:val="00BC5841"/>
    <w:rsid w:val="00BD1B62"/>
    <w:rsid w:val="00BD60B4"/>
    <w:rsid w:val="00BE40C0"/>
    <w:rsid w:val="00BE5F4A"/>
    <w:rsid w:val="00BF09B0"/>
    <w:rsid w:val="00BF1544"/>
    <w:rsid w:val="00BF1B53"/>
    <w:rsid w:val="00C04B5F"/>
    <w:rsid w:val="00C06F06"/>
    <w:rsid w:val="00C16678"/>
    <w:rsid w:val="00C20FAD"/>
    <w:rsid w:val="00C2375F"/>
    <w:rsid w:val="00C247CB"/>
    <w:rsid w:val="00C30854"/>
    <w:rsid w:val="00C3187C"/>
    <w:rsid w:val="00C3355F"/>
    <w:rsid w:val="00C348BB"/>
    <w:rsid w:val="00C3569A"/>
    <w:rsid w:val="00C37D01"/>
    <w:rsid w:val="00C4016B"/>
    <w:rsid w:val="00C43F48"/>
    <w:rsid w:val="00C448FF"/>
    <w:rsid w:val="00C45E57"/>
    <w:rsid w:val="00C4785C"/>
    <w:rsid w:val="00C52D79"/>
    <w:rsid w:val="00C52F29"/>
    <w:rsid w:val="00C538F0"/>
    <w:rsid w:val="00C54A56"/>
    <w:rsid w:val="00C56CE6"/>
    <w:rsid w:val="00C5745F"/>
    <w:rsid w:val="00C61A98"/>
    <w:rsid w:val="00C621F6"/>
    <w:rsid w:val="00C63201"/>
    <w:rsid w:val="00C63605"/>
    <w:rsid w:val="00C64E62"/>
    <w:rsid w:val="00C651D5"/>
    <w:rsid w:val="00C65CCC"/>
    <w:rsid w:val="00C70306"/>
    <w:rsid w:val="00C75ABB"/>
    <w:rsid w:val="00C7618F"/>
    <w:rsid w:val="00C765A9"/>
    <w:rsid w:val="00C8162D"/>
    <w:rsid w:val="00C81B8A"/>
    <w:rsid w:val="00C82BD8"/>
    <w:rsid w:val="00C83A0B"/>
    <w:rsid w:val="00C842D0"/>
    <w:rsid w:val="00C84ED1"/>
    <w:rsid w:val="00C8768D"/>
    <w:rsid w:val="00C9038F"/>
    <w:rsid w:val="00C92AAB"/>
    <w:rsid w:val="00C93A23"/>
    <w:rsid w:val="00C95A5C"/>
    <w:rsid w:val="00C95E1E"/>
    <w:rsid w:val="00CA2435"/>
    <w:rsid w:val="00CC0217"/>
    <w:rsid w:val="00CC1B4E"/>
    <w:rsid w:val="00CD0E2F"/>
    <w:rsid w:val="00CD110B"/>
    <w:rsid w:val="00CD2F20"/>
    <w:rsid w:val="00CD3C52"/>
    <w:rsid w:val="00CD6B20"/>
    <w:rsid w:val="00CE1339"/>
    <w:rsid w:val="00CE61CC"/>
    <w:rsid w:val="00CE6E42"/>
    <w:rsid w:val="00CF20B7"/>
    <w:rsid w:val="00CF6692"/>
    <w:rsid w:val="00CF7441"/>
    <w:rsid w:val="00D00D16"/>
    <w:rsid w:val="00D03C6C"/>
    <w:rsid w:val="00D06288"/>
    <w:rsid w:val="00D068C7"/>
    <w:rsid w:val="00D075EE"/>
    <w:rsid w:val="00D128A4"/>
    <w:rsid w:val="00D172D8"/>
    <w:rsid w:val="00D20954"/>
    <w:rsid w:val="00D21C39"/>
    <w:rsid w:val="00D21FC6"/>
    <w:rsid w:val="00D2243A"/>
    <w:rsid w:val="00D33393"/>
    <w:rsid w:val="00D33D36"/>
    <w:rsid w:val="00D34D94"/>
    <w:rsid w:val="00D36BAC"/>
    <w:rsid w:val="00D36CAC"/>
    <w:rsid w:val="00D409E2"/>
    <w:rsid w:val="00D427D7"/>
    <w:rsid w:val="00D44E62"/>
    <w:rsid w:val="00D510D0"/>
    <w:rsid w:val="00D51570"/>
    <w:rsid w:val="00D53572"/>
    <w:rsid w:val="00D539B8"/>
    <w:rsid w:val="00D556AD"/>
    <w:rsid w:val="00D60381"/>
    <w:rsid w:val="00D60478"/>
    <w:rsid w:val="00D616DE"/>
    <w:rsid w:val="00D61C5E"/>
    <w:rsid w:val="00D62201"/>
    <w:rsid w:val="00D651D1"/>
    <w:rsid w:val="00D717BB"/>
    <w:rsid w:val="00D7226B"/>
    <w:rsid w:val="00D72707"/>
    <w:rsid w:val="00D75A9C"/>
    <w:rsid w:val="00D90871"/>
    <w:rsid w:val="00D9155F"/>
    <w:rsid w:val="00D9403F"/>
    <w:rsid w:val="00D959B4"/>
    <w:rsid w:val="00DA0890"/>
    <w:rsid w:val="00DA44DE"/>
    <w:rsid w:val="00DB0EC5"/>
    <w:rsid w:val="00DB620A"/>
    <w:rsid w:val="00DB7A30"/>
    <w:rsid w:val="00DC2E9E"/>
    <w:rsid w:val="00DC3832"/>
    <w:rsid w:val="00DC433F"/>
    <w:rsid w:val="00DC6F89"/>
    <w:rsid w:val="00DC7A51"/>
    <w:rsid w:val="00DE5B5F"/>
    <w:rsid w:val="00DF559A"/>
    <w:rsid w:val="00DF5872"/>
    <w:rsid w:val="00E00696"/>
    <w:rsid w:val="00E0114C"/>
    <w:rsid w:val="00E01ED4"/>
    <w:rsid w:val="00E060C2"/>
    <w:rsid w:val="00E06324"/>
    <w:rsid w:val="00E06AA0"/>
    <w:rsid w:val="00E12FB0"/>
    <w:rsid w:val="00E14814"/>
    <w:rsid w:val="00E1591B"/>
    <w:rsid w:val="00E16A50"/>
    <w:rsid w:val="00E249D5"/>
    <w:rsid w:val="00E31783"/>
    <w:rsid w:val="00E33C68"/>
    <w:rsid w:val="00E34EEB"/>
    <w:rsid w:val="00E4190F"/>
    <w:rsid w:val="00E44EB9"/>
    <w:rsid w:val="00E46358"/>
    <w:rsid w:val="00E471DC"/>
    <w:rsid w:val="00E474B3"/>
    <w:rsid w:val="00E50EB4"/>
    <w:rsid w:val="00E51496"/>
    <w:rsid w:val="00E532FC"/>
    <w:rsid w:val="00E55BB0"/>
    <w:rsid w:val="00E609E5"/>
    <w:rsid w:val="00E60F27"/>
    <w:rsid w:val="00E64D93"/>
    <w:rsid w:val="00E6526F"/>
    <w:rsid w:val="00E65EDB"/>
    <w:rsid w:val="00E66927"/>
    <w:rsid w:val="00E677B8"/>
    <w:rsid w:val="00E67FA1"/>
    <w:rsid w:val="00E73D53"/>
    <w:rsid w:val="00E75111"/>
    <w:rsid w:val="00E77296"/>
    <w:rsid w:val="00E7785B"/>
    <w:rsid w:val="00E93763"/>
    <w:rsid w:val="00E972FC"/>
    <w:rsid w:val="00EA156B"/>
    <w:rsid w:val="00EA427A"/>
    <w:rsid w:val="00EA47F1"/>
    <w:rsid w:val="00EA5FA5"/>
    <w:rsid w:val="00EA723B"/>
    <w:rsid w:val="00EB035A"/>
    <w:rsid w:val="00EB6350"/>
    <w:rsid w:val="00EC2F62"/>
    <w:rsid w:val="00EC62EB"/>
    <w:rsid w:val="00EC6E9F"/>
    <w:rsid w:val="00ED44F0"/>
    <w:rsid w:val="00ED4B33"/>
    <w:rsid w:val="00ED7DD6"/>
    <w:rsid w:val="00EE0378"/>
    <w:rsid w:val="00EE15A1"/>
    <w:rsid w:val="00EE2A7C"/>
    <w:rsid w:val="00EE2C42"/>
    <w:rsid w:val="00EE341B"/>
    <w:rsid w:val="00EE4453"/>
    <w:rsid w:val="00EE5FCE"/>
    <w:rsid w:val="00EE6BBD"/>
    <w:rsid w:val="00EE6E1E"/>
    <w:rsid w:val="00EE705F"/>
    <w:rsid w:val="00EE76E0"/>
    <w:rsid w:val="00EF54FD"/>
    <w:rsid w:val="00F002DB"/>
    <w:rsid w:val="00F007E1"/>
    <w:rsid w:val="00F03193"/>
    <w:rsid w:val="00F058A2"/>
    <w:rsid w:val="00F06758"/>
    <w:rsid w:val="00F13112"/>
    <w:rsid w:val="00F13549"/>
    <w:rsid w:val="00F15F58"/>
    <w:rsid w:val="00F16FE6"/>
    <w:rsid w:val="00F229BE"/>
    <w:rsid w:val="00F238BD"/>
    <w:rsid w:val="00F24992"/>
    <w:rsid w:val="00F24A92"/>
    <w:rsid w:val="00F26C97"/>
    <w:rsid w:val="00F32F2F"/>
    <w:rsid w:val="00F33F3F"/>
    <w:rsid w:val="00F35BDD"/>
    <w:rsid w:val="00F403FD"/>
    <w:rsid w:val="00F41E72"/>
    <w:rsid w:val="00F50300"/>
    <w:rsid w:val="00F54FFA"/>
    <w:rsid w:val="00F56B44"/>
    <w:rsid w:val="00F56E39"/>
    <w:rsid w:val="00F623E9"/>
    <w:rsid w:val="00F63951"/>
    <w:rsid w:val="00F63C86"/>
    <w:rsid w:val="00F66A85"/>
    <w:rsid w:val="00F713DA"/>
    <w:rsid w:val="00F766BE"/>
    <w:rsid w:val="00F77EB9"/>
    <w:rsid w:val="00F80635"/>
    <w:rsid w:val="00F815D1"/>
    <w:rsid w:val="00F81DF2"/>
    <w:rsid w:val="00F81E7E"/>
    <w:rsid w:val="00F81F0F"/>
    <w:rsid w:val="00F825F4"/>
    <w:rsid w:val="00F8697F"/>
    <w:rsid w:val="00F91EBE"/>
    <w:rsid w:val="00F92AA1"/>
    <w:rsid w:val="00F932DE"/>
    <w:rsid w:val="00F934C4"/>
    <w:rsid w:val="00F963DD"/>
    <w:rsid w:val="00F96963"/>
    <w:rsid w:val="00FA2045"/>
    <w:rsid w:val="00FA5644"/>
    <w:rsid w:val="00FB1AA9"/>
    <w:rsid w:val="00FB4B5A"/>
    <w:rsid w:val="00FB5DAA"/>
    <w:rsid w:val="00FC04B9"/>
    <w:rsid w:val="00FC161A"/>
    <w:rsid w:val="00FC23D5"/>
    <w:rsid w:val="00FC4C1A"/>
    <w:rsid w:val="00FC6468"/>
    <w:rsid w:val="00FC6D49"/>
    <w:rsid w:val="00FD4922"/>
    <w:rsid w:val="00FD6461"/>
    <w:rsid w:val="00FD6FDA"/>
    <w:rsid w:val="00FE0281"/>
    <w:rsid w:val="00FE2D6B"/>
    <w:rsid w:val="00FE7083"/>
    <w:rsid w:val="00FF019F"/>
    <w:rsid w:val="00FF1593"/>
    <w:rsid w:val="00FF55CE"/>
    <w:rsid w:val="00FF64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7D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C4E"/>
    <w:pPr>
      <w:widowControl w:val="0"/>
      <w:autoSpaceDE w:val="0"/>
      <w:autoSpaceDN w:val="0"/>
      <w:adjustRightInd w:val="0"/>
      <w:jc w:val="both"/>
    </w:pPr>
    <w:rPr>
      <w:rFonts w:ascii="Calibri" w:hAnsi="Calibri" w:cs="Calibri"/>
      <w:color w:val="000000"/>
      <w:sz w:val="24"/>
      <w:szCs w:val="24"/>
    </w:rPr>
  </w:style>
  <w:style w:type="paragraph" w:styleId="Heading1">
    <w:name w:val="heading 1"/>
    <w:basedOn w:val="Normal"/>
    <w:next w:val="Normal"/>
    <w:link w:val="Heading1Char"/>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qFormat/>
    <w:rsid w:val="007A4D4C"/>
    <w:pPr>
      <w:keepNext/>
      <w:outlineLvl w:val="1"/>
    </w:pPr>
    <w:rPr>
      <w:rFonts w:cs="Times New Roman"/>
      <w:b/>
      <w:bCs/>
      <w:iCs/>
      <w:szCs w:val="28"/>
    </w:rPr>
  </w:style>
  <w:style w:type="paragraph" w:styleId="Heading3">
    <w:name w:val="heading 3"/>
    <w:basedOn w:val="Normal"/>
    <w:next w:val="Normal"/>
    <w:link w:val="Heading3Char"/>
    <w:uiPriority w:val="9"/>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uiPriority w:val="99"/>
    <w:rsid w:val="0084610C"/>
    <w:rPr>
      <w:sz w:val="18"/>
      <w:szCs w:val="18"/>
    </w:rPr>
  </w:style>
  <w:style w:type="paragraph" w:styleId="CommentText">
    <w:name w:val="annotation text"/>
    <w:basedOn w:val="Normal"/>
    <w:link w:val="CommentTextChar"/>
    <w:uiPriority w:val="99"/>
    <w:rsid w:val="0084610C"/>
  </w:style>
  <w:style w:type="character" w:customStyle="1" w:styleId="CommentTextChar">
    <w:name w:val="Comment Text Char"/>
    <w:link w:val="CommentText"/>
    <w:uiPriority w:val="99"/>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621C4E"/>
    <w:pPr>
      <w:spacing w:after="240"/>
    </w:pPr>
    <w:rPr>
      <w:color w:val="7F7F7F"/>
    </w:rPr>
  </w:style>
  <w:style w:type="character" w:customStyle="1" w:styleId="ExampletextChar">
    <w:name w:val="Example text Char"/>
    <w:link w:val="Exampletext"/>
    <w:rsid w:val="00621C4E"/>
    <w:rPr>
      <w:rFonts w:ascii="Calibri" w:hAnsi="Calibri" w:cs="Calibri"/>
      <w:color w:val="7F7F7F"/>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rFonts w:ascii="Calibri" w:hAnsi="Calibri" w:cs="Calibri"/>
      <w:color w:val="000000"/>
      <w:sz w:val="24"/>
      <w:szCs w:val="24"/>
    </w:rPr>
  </w:style>
  <w:style w:type="paragraph" w:customStyle="1" w:styleId="Default">
    <w:name w:val="Default"/>
    <w:link w:val="DefaultChar"/>
    <w:rsid w:val="00C95E1E"/>
    <w:pPr>
      <w:autoSpaceDE w:val="0"/>
      <w:autoSpaceDN w:val="0"/>
      <w:adjustRightInd w:val="0"/>
    </w:pPr>
    <w:rPr>
      <w:rFonts w:ascii="Calibri" w:eastAsiaTheme="minorHAnsi" w:hAnsi="Calibri" w:cs="Calibri"/>
      <w:color w:val="000000"/>
      <w:sz w:val="24"/>
      <w:szCs w:val="24"/>
    </w:rPr>
  </w:style>
  <w:style w:type="paragraph" w:customStyle="1" w:styleId="EndNoteBibliographyTitle">
    <w:name w:val="EndNote Bibliography Title"/>
    <w:basedOn w:val="Normal"/>
    <w:link w:val="EndNoteBibliographyTitleChar"/>
    <w:rsid w:val="00BA7C85"/>
    <w:pPr>
      <w:jc w:val="center"/>
    </w:pPr>
    <w:rPr>
      <w:rFonts w:ascii="Arial" w:hAnsi="Arial" w:cs="Arial"/>
      <w:noProof/>
      <w:sz w:val="22"/>
    </w:rPr>
  </w:style>
  <w:style w:type="character" w:customStyle="1" w:styleId="DefaultChar">
    <w:name w:val="Default Char"/>
    <w:basedOn w:val="DefaultParagraphFont"/>
    <w:link w:val="Default"/>
    <w:rsid w:val="00BA7C85"/>
    <w:rPr>
      <w:rFonts w:ascii="Calibri" w:eastAsiaTheme="minorHAnsi" w:hAnsi="Calibri" w:cs="Calibri"/>
      <w:color w:val="000000"/>
      <w:sz w:val="24"/>
      <w:szCs w:val="24"/>
    </w:rPr>
  </w:style>
  <w:style w:type="character" w:customStyle="1" w:styleId="EndNoteBibliographyTitleChar">
    <w:name w:val="EndNote Bibliography Title Char"/>
    <w:basedOn w:val="DefaultChar"/>
    <w:link w:val="EndNoteBibliographyTitle"/>
    <w:rsid w:val="00BA7C85"/>
    <w:rPr>
      <w:rFonts w:ascii="Arial" w:eastAsiaTheme="minorHAnsi" w:hAnsi="Arial" w:cs="Arial"/>
      <w:noProof/>
      <w:color w:val="000000"/>
      <w:sz w:val="22"/>
      <w:szCs w:val="24"/>
    </w:rPr>
  </w:style>
  <w:style w:type="paragraph" w:customStyle="1" w:styleId="EndNoteBibliography">
    <w:name w:val="EndNote Bibliography"/>
    <w:basedOn w:val="Normal"/>
    <w:link w:val="EndNoteBibliographyChar"/>
    <w:rsid w:val="00BA7C85"/>
    <w:rPr>
      <w:rFonts w:ascii="Arial" w:hAnsi="Arial" w:cs="Arial"/>
      <w:noProof/>
      <w:sz w:val="22"/>
    </w:rPr>
  </w:style>
  <w:style w:type="character" w:customStyle="1" w:styleId="EndNoteBibliographyChar">
    <w:name w:val="EndNote Bibliography Char"/>
    <w:basedOn w:val="DefaultChar"/>
    <w:link w:val="EndNoteBibliography"/>
    <w:rsid w:val="00BA7C85"/>
    <w:rPr>
      <w:rFonts w:ascii="Arial" w:eastAsiaTheme="minorHAnsi" w:hAnsi="Arial" w:cs="Arial"/>
      <w:noProof/>
      <w:color w:val="000000"/>
      <w:sz w:val="22"/>
      <w:szCs w:val="24"/>
    </w:rPr>
  </w:style>
  <w:style w:type="character" w:styleId="LineNumber">
    <w:name w:val="line number"/>
    <w:basedOn w:val="DefaultParagraphFont"/>
    <w:uiPriority w:val="99"/>
    <w:semiHidden/>
    <w:unhideWhenUsed/>
    <w:rsid w:val="001969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C4E"/>
    <w:pPr>
      <w:widowControl w:val="0"/>
      <w:autoSpaceDE w:val="0"/>
      <w:autoSpaceDN w:val="0"/>
      <w:adjustRightInd w:val="0"/>
      <w:jc w:val="both"/>
    </w:pPr>
    <w:rPr>
      <w:rFonts w:ascii="Calibri" w:hAnsi="Calibri" w:cs="Calibri"/>
      <w:color w:val="000000"/>
      <w:sz w:val="24"/>
      <w:szCs w:val="24"/>
    </w:rPr>
  </w:style>
  <w:style w:type="paragraph" w:styleId="Heading1">
    <w:name w:val="heading 1"/>
    <w:basedOn w:val="Normal"/>
    <w:next w:val="Normal"/>
    <w:link w:val="Heading1Char"/>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qFormat/>
    <w:rsid w:val="007A4D4C"/>
    <w:pPr>
      <w:keepNext/>
      <w:outlineLvl w:val="1"/>
    </w:pPr>
    <w:rPr>
      <w:rFonts w:cs="Times New Roman"/>
      <w:b/>
      <w:bCs/>
      <w:iCs/>
      <w:szCs w:val="28"/>
    </w:rPr>
  </w:style>
  <w:style w:type="paragraph" w:styleId="Heading3">
    <w:name w:val="heading 3"/>
    <w:basedOn w:val="Normal"/>
    <w:next w:val="Normal"/>
    <w:link w:val="Heading3Char"/>
    <w:uiPriority w:val="9"/>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uiPriority w:val="99"/>
    <w:rsid w:val="0084610C"/>
    <w:rPr>
      <w:sz w:val="18"/>
      <w:szCs w:val="18"/>
    </w:rPr>
  </w:style>
  <w:style w:type="paragraph" w:styleId="CommentText">
    <w:name w:val="annotation text"/>
    <w:basedOn w:val="Normal"/>
    <w:link w:val="CommentTextChar"/>
    <w:uiPriority w:val="99"/>
    <w:rsid w:val="0084610C"/>
  </w:style>
  <w:style w:type="character" w:customStyle="1" w:styleId="CommentTextChar">
    <w:name w:val="Comment Text Char"/>
    <w:link w:val="CommentText"/>
    <w:uiPriority w:val="99"/>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621C4E"/>
    <w:pPr>
      <w:spacing w:after="240"/>
    </w:pPr>
    <w:rPr>
      <w:color w:val="7F7F7F"/>
    </w:rPr>
  </w:style>
  <w:style w:type="character" w:customStyle="1" w:styleId="ExampletextChar">
    <w:name w:val="Example text Char"/>
    <w:link w:val="Exampletext"/>
    <w:rsid w:val="00621C4E"/>
    <w:rPr>
      <w:rFonts w:ascii="Calibri" w:hAnsi="Calibri" w:cs="Calibri"/>
      <w:color w:val="7F7F7F"/>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rFonts w:ascii="Calibri" w:hAnsi="Calibri" w:cs="Calibri"/>
      <w:color w:val="000000"/>
      <w:sz w:val="24"/>
      <w:szCs w:val="24"/>
    </w:rPr>
  </w:style>
  <w:style w:type="paragraph" w:customStyle="1" w:styleId="Default">
    <w:name w:val="Default"/>
    <w:link w:val="DefaultChar"/>
    <w:rsid w:val="00C95E1E"/>
    <w:pPr>
      <w:autoSpaceDE w:val="0"/>
      <w:autoSpaceDN w:val="0"/>
      <w:adjustRightInd w:val="0"/>
    </w:pPr>
    <w:rPr>
      <w:rFonts w:ascii="Calibri" w:eastAsiaTheme="minorHAnsi" w:hAnsi="Calibri" w:cs="Calibri"/>
      <w:color w:val="000000"/>
      <w:sz w:val="24"/>
      <w:szCs w:val="24"/>
    </w:rPr>
  </w:style>
  <w:style w:type="paragraph" w:customStyle="1" w:styleId="EndNoteBibliographyTitle">
    <w:name w:val="EndNote Bibliography Title"/>
    <w:basedOn w:val="Normal"/>
    <w:link w:val="EndNoteBibliographyTitleChar"/>
    <w:rsid w:val="00BA7C85"/>
    <w:pPr>
      <w:jc w:val="center"/>
    </w:pPr>
    <w:rPr>
      <w:rFonts w:ascii="Arial" w:hAnsi="Arial" w:cs="Arial"/>
      <w:noProof/>
      <w:sz w:val="22"/>
    </w:rPr>
  </w:style>
  <w:style w:type="character" w:customStyle="1" w:styleId="DefaultChar">
    <w:name w:val="Default Char"/>
    <w:basedOn w:val="DefaultParagraphFont"/>
    <w:link w:val="Default"/>
    <w:rsid w:val="00BA7C85"/>
    <w:rPr>
      <w:rFonts w:ascii="Calibri" w:eastAsiaTheme="minorHAnsi" w:hAnsi="Calibri" w:cs="Calibri"/>
      <w:color w:val="000000"/>
      <w:sz w:val="24"/>
      <w:szCs w:val="24"/>
    </w:rPr>
  </w:style>
  <w:style w:type="character" w:customStyle="1" w:styleId="EndNoteBibliographyTitleChar">
    <w:name w:val="EndNote Bibliography Title Char"/>
    <w:basedOn w:val="DefaultChar"/>
    <w:link w:val="EndNoteBibliographyTitle"/>
    <w:rsid w:val="00BA7C85"/>
    <w:rPr>
      <w:rFonts w:ascii="Arial" w:eastAsiaTheme="minorHAnsi" w:hAnsi="Arial" w:cs="Arial"/>
      <w:noProof/>
      <w:color w:val="000000"/>
      <w:sz w:val="22"/>
      <w:szCs w:val="24"/>
    </w:rPr>
  </w:style>
  <w:style w:type="paragraph" w:customStyle="1" w:styleId="EndNoteBibliography">
    <w:name w:val="EndNote Bibliography"/>
    <w:basedOn w:val="Normal"/>
    <w:link w:val="EndNoteBibliographyChar"/>
    <w:rsid w:val="00BA7C85"/>
    <w:rPr>
      <w:rFonts w:ascii="Arial" w:hAnsi="Arial" w:cs="Arial"/>
      <w:noProof/>
      <w:sz w:val="22"/>
    </w:rPr>
  </w:style>
  <w:style w:type="character" w:customStyle="1" w:styleId="EndNoteBibliographyChar">
    <w:name w:val="EndNote Bibliography Char"/>
    <w:basedOn w:val="DefaultChar"/>
    <w:link w:val="EndNoteBibliography"/>
    <w:rsid w:val="00BA7C85"/>
    <w:rPr>
      <w:rFonts w:ascii="Arial" w:eastAsiaTheme="minorHAnsi" w:hAnsi="Arial" w:cs="Arial"/>
      <w:noProof/>
      <w:color w:val="000000"/>
      <w:sz w:val="22"/>
      <w:szCs w:val="24"/>
    </w:rPr>
  </w:style>
  <w:style w:type="character" w:styleId="LineNumber">
    <w:name w:val="line number"/>
    <w:basedOn w:val="DefaultParagraphFont"/>
    <w:uiPriority w:val="99"/>
    <w:semiHidden/>
    <w:unhideWhenUsed/>
    <w:rsid w:val="00196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619686">
      <w:bodyDiv w:val="1"/>
      <w:marLeft w:val="0"/>
      <w:marRight w:val="0"/>
      <w:marTop w:val="0"/>
      <w:marBottom w:val="0"/>
      <w:divBdr>
        <w:top w:val="none" w:sz="0" w:space="0" w:color="auto"/>
        <w:left w:val="none" w:sz="0" w:space="0" w:color="auto"/>
        <w:bottom w:val="none" w:sz="0" w:space="0" w:color="auto"/>
        <w:right w:val="none" w:sz="0" w:space="0" w:color="auto"/>
      </w:divBdr>
    </w:div>
    <w:div w:id="752777734">
      <w:bodyDiv w:val="1"/>
      <w:marLeft w:val="0"/>
      <w:marRight w:val="0"/>
      <w:marTop w:val="0"/>
      <w:marBottom w:val="0"/>
      <w:divBdr>
        <w:top w:val="none" w:sz="0" w:space="0" w:color="auto"/>
        <w:left w:val="none" w:sz="0" w:space="0" w:color="auto"/>
        <w:bottom w:val="none" w:sz="0" w:space="0" w:color="auto"/>
        <w:right w:val="none" w:sz="0" w:space="0" w:color="auto"/>
      </w:divBdr>
      <w:divsChild>
        <w:div w:id="1513106960">
          <w:marLeft w:val="120"/>
          <w:marRight w:val="120"/>
          <w:marTop w:val="120"/>
          <w:marBottom w:val="120"/>
          <w:divBdr>
            <w:top w:val="none" w:sz="0" w:space="0" w:color="auto"/>
            <w:left w:val="none" w:sz="0" w:space="0" w:color="auto"/>
            <w:bottom w:val="none" w:sz="0" w:space="0" w:color="auto"/>
            <w:right w:val="none" w:sz="0" w:space="0" w:color="auto"/>
          </w:divBdr>
          <w:divsChild>
            <w:div w:id="18995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6089">
      <w:bodyDiv w:val="1"/>
      <w:marLeft w:val="0"/>
      <w:marRight w:val="0"/>
      <w:marTop w:val="0"/>
      <w:marBottom w:val="0"/>
      <w:divBdr>
        <w:top w:val="none" w:sz="0" w:space="0" w:color="auto"/>
        <w:left w:val="none" w:sz="0" w:space="0" w:color="auto"/>
        <w:bottom w:val="none" w:sz="0" w:space="0" w:color="auto"/>
        <w:right w:val="none" w:sz="0" w:space="0" w:color="auto"/>
      </w:divBdr>
    </w:div>
    <w:div w:id="1949773813">
      <w:bodyDiv w:val="1"/>
      <w:marLeft w:val="0"/>
      <w:marRight w:val="0"/>
      <w:marTop w:val="0"/>
      <w:marBottom w:val="0"/>
      <w:divBdr>
        <w:top w:val="none" w:sz="0" w:space="0" w:color="auto"/>
        <w:left w:val="none" w:sz="0" w:space="0" w:color="auto"/>
        <w:bottom w:val="none" w:sz="0" w:space="0" w:color="auto"/>
        <w:right w:val="none" w:sz="0" w:space="0" w:color="auto"/>
      </w:divBdr>
      <w:divsChild>
        <w:div w:id="872840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github.com/KravitzLab/fed/"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github.com/KravitzLab/fed/tree/master/fed-arduino" TargetMode="External"/><Relationship Id="rId33" Type="http://schemas.openxmlformats.org/officeDocument/2006/relationships/image" Target="media/image22.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ravitzLab/fed/" TargetMode="Externa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github.com/KravitzLab/fed/wiki/Build-Instructions"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9C9FA-182B-4224-B2B6-589056ED7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Please suggest names of 5 peer reviewers with their institutional affiliation and email address</vt:lpstr>
    </vt:vector>
  </TitlesOfParts>
  <LinksUpToDate>false</LinksUpToDate>
  <CharactersWithSpaces>9961</CharactersWithSpaces>
  <SharedDoc>false</SharedDoc>
  <HLinks>
    <vt:vector size="234" baseType="variant">
      <vt:variant>
        <vt:i4>524404</vt:i4>
      </vt:variant>
      <vt:variant>
        <vt:i4>114</vt:i4>
      </vt:variant>
      <vt:variant>
        <vt:i4>0</vt:i4>
      </vt:variant>
      <vt:variant>
        <vt:i4>5</vt:i4>
      </vt:variant>
      <vt:variant>
        <vt:lpwstr>../../../../Jeremy/AppData/Local/AppData/Local/Temp/editorial@jove.com</vt:lpwstr>
      </vt:variant>
      <vt:variant>
        <vt:lpwstr/>
      </vt:variant>
      <vt:variant>
        <vt:i4>8323180</vt:i4>
      </vt:variant>
      <vt:variant>
        <vt:i4>111</vt:i4>
      </vt:variant>
      <vt:variant>
        <vt:i4>0</vt:i4>
      </vt:variant>
      <vt:variant>
        <vt:i4>5</vt:i4>
      </vt:variant>
      <vt:variant>
        <vt:lpwstr>http://www.jove.com/files/JoVE.csl</vt:lpwstr>
      </vt:variant>
      <vt:variant>
        <vt:lpwstr/>
      </vt:variant>
      <vt:variant>
        <vt:i4>6684785</vt:i4>
      </vt:variant>
      <vt:variant>
        <vt:i4>108</vt:i4>
      </vt:variant>
      <vt:variant>
        <vt:i4>0</vt:i4>
      </vt:variant>
      <vt:variant>
        <vt:i4>5</vt:i4>
      </vt:variant>
      <vt:variant>
        <vt:lpwstr>http://www.jove.com/files/JoVE.ens</vt:lpwstr>
      </vt:variant>
      <vt:variant>
        <vt:lpwstr/>
      </vt:variant>
      <vt:variant>
        <vt:i4>7340095</vt:i4>
      </vt:variant>
      <vt:variant>
        <vt:i4>105</vt:i4>
      </vt:variant>
      <vt:variant>
        <vt:i4>0</vt:i4>
      </vt:variant>
      <vt:variant>
        <vt:i4>5</vt:i4>
      </vt:variant>
      <vt:variant>
        <vt:lpwstr>http://www.jove.com/publish/submit</vt:lpwstr>
      </vt:variant>
      <vt:variant>
        <vt:lpwstr/>
      </vt:variant>
      <vt:variant>
        <vt:i4>2424897</vt:i4>
      </vt:variant>
      <vt:variant>
        <vt:i4>102</vt:i4>
      </vt:variant>
      <vt:variant>
        <vt:i4>0</vt:i4>
      </vt:variant>
      <vt:variant>
        <vt:i4>5</vt:i4>
      </vt:variant>
      <vt:variant>
        <vt:lpwstr/>
      </vt:variant>
      <vt:variant>
        <vt:lpwstr>_References_(use_heading</vt:lpwstr>
      </vt:variant>
      <vt:variant>
        <vt:i4>5570685</vt:i4>
      </vt:variant>
      <vt:variant>
        <vt:i4>99</vt:i4>
      </vt:variant>
      <vt:variant>
        <vt:i4>0</vt:i4>
      </vt:variant>
      <vt:variant>
        <vt:i4>5</vt:i4>
      </vt:variant>
      <vt:variant>
        <vt:lpwstr/>
      </vt:variant>
      <vt:variant>
        <vt:lpwstr>_Table_of_specific</vt:lpwstr>
      </vt:variant>
      <vt:variant>
        <vt:i4>3539018</vt:i4>
      </vt:variant>
      <vt:variant>
        <vt:i4>96</vt:i4>
      </vt:variant>
      <vt:variant>
        <vt:i4>0</vt:i4>
      </vt:variant>
      <vt:variant>
        <vt:i4>5</vt:i4>
      </vt:variant>
      <vt:variant>
        <vt:lpwstr/>
      </vt:variant>
      <vt:variant>
        <vt:lpwstr>_Discussion_(use_heading</vt:lpwstr>
      </vt:variant>
      <vt:variant>
        <vt:i4>7733273</vt:i4>
      </vt:variant>
      <vt:variant>
        <vt:i4>93</vt:i4>
      </vt:variant>
      <vt:variant>
        <vt:i4>0</vt:i4>
      </vt:variant>
      <vt:variant>
        <vt:i4>5</vt:i4>
      </vt:variant>
      <vt:variant>
        <vt:lpwstr/>
      </vt:variant>
      <vt:variant>
        <vt:lpwstr>_Acknowledgments_(use_heading</vt:lpwstr>
      </vt:variant>
      <vt:variant>
        <vt:i4>3539018</vt:i4>
      </vt:variant>
      <vt:variant>
        <vt:i4>90</vt:i4>
      </vt:variant>
      <vt:variant>
        <vt:i4>0</vt:i4>
      </vt:variant>
      <vt:variant>
        <vt:i4>5</vt:i4>
      </vt:variant>
      <vt:variant>
        <vt:lpwstr/>
      </vt:variant>
      <vt:variant>
        <vt:lpwstr>_Discussion_(use_heading</vt:lpwstr>
      </vt:variant>
      <vt:variant>
        <vt:i4>6553687</vt:i4>
      </vt:variant>
      <vt:variant>
        <vt:i4>87</vt:i4>
      </vt:variant>
      <vt:variant>
        <vt:i4>0</vt:i4>
      </vt:variant>
      <vt:variant>
        <vt:i4>5</vt:i4>
      </vt:variant>
      <vt:variant>
        <vt:lpwstr/>
      </vt:variant>
      <vt:variant>
        <vt:lpwstr>_Tables_and_Figures</vt:lpwstr>
      </vt:variant>
      <vt:variant>
        <vt:i4>125</vt:i4>
      </vt:variant>
      <vt:variant>
        <vt:i4>84</vt:i4>
      </vt:variant>
      <vt:variant>
        <vt:i4>0</vt:i4>
      </vt:variant>
      <vt:variant>
        <vt:i4>5</vt:i4>
      </vt:variant>
      <vt:variant>
        <vt:lpwstr/>
      </vt:variant>
      <vt:variant>
        <vt:lpwstr>_Representative_Results_(use</vt:lpwstr>
      </vt:variant>
      <vt:variant>
        <vt:i4>2490386</vt:i4>
      </vt:variant>
      <vt:variant>
        <vt:i4>81</vt:i4>
      </vt:variant>
      <vt:variant>
        <vt:i4>0</vt:i4>
      </vt:variant>
      <vt:variant>
        <vt:i4>5</vt:i4>
      </vt:variant>
      <vt:variant>
        <vt:lpwstr/>
      </vt:variant>
      <vt:variant>
        <vt:lpwstr>_Step_by_step</vt:lpwstr>
      </vt:variant>
      <vt:variant>
        <vt:i4>5505064</vt:i4>
      </vt:variant>
      <vt:variant>
        <vt:i4>78</vt:i4>
      </vt:variant>
      <vt:variant>
        <vt:i4>0</vt:i4>
      </vt:variant>
      <vt:variant>
        <vt:i4>5</vt:i4>
      </vt:variant>
      <vt:variant>
        <vt:lpwstr/>
      </vt:variant>
      <vt:variant>
        <vt:lpwstr>_Introduction_(use_heading</vt:lpwstr>
      </vt:variant>
      <vt:variant>
        <vt:i4>6160468</vt:i4>
      </vt:variant>
      <vt:variant>
        <vt:i4>75</vt:i4>
      </vt:variant>
      <vt:variant>
        <vt:i4>0</vt:i4>
      </vt:variant>
      <vt:variant>
        <vt:i4>5</vt:i4>
      </vt:variant>
      <vt:variant>
        <vt:lpwstr/>
      </vt:variant>
      <vt:variant>
        <vt:lpwstr>_Long_Abstract:</vt:lpwstr>
      </vt:variant>
      <vt:variant>
        <vt:i4>5308441</vt:i4>
      </vt:variant>
      <vt:variant>
        <vt:i4>72</vt:i4>
      </vt:variant>
      <vt:variant>
        <vt:i4>0</vt:i4>
      </vt:variant>
      <vt:variant>
        <vt:i4>5</vt:i4>
      </vt:variant>
      <vt:variant>
        <vt:lpwstr/>
      </vt:variant>
      <vt:variant>
        <vt:lpwstr>_Short_Abstract:</vt:lpwstr>
      </vt:variant>
      <vt:variant>
        <vt:i4>2293836</vt:i4>
      </vt:variant>
      <vt:variant>
        <vt:i4>69</vt:i4>
      </vt:variant>
      <vt:variant>
        <vt:i4>0</vt:i4>
      </vt:variant>
      <vt:variant>
        <vt:i4>5</vt:i4>
      </vt:variant>
      <vt:variant>
        <vt:lpwstr/>
      </vt:variant>
      <vt:variant>
        <vt:lpwstr>_Keywords:</vt:lpwstr>
      </vt:variant>
      <vt:variant>
        <vt:i4>2359396</vt:i4>
      </vt:variant>
      <vt:variant>
        <vt:i4>66</vt:i4>
      </vt:variant>
      <vt:variant>
        <vt:i4>0</vt:i4>
      </vt:variant>
      <vt:variant>
        <vt:i4>5</vt:i4>
      </vt:variant>
      <vt:variant>
        <vt:lpwstr/>
      </vt:variant>
      <vt:variant>
        <vt:lpwstr>_Corresponding_author:</vt:lpwstr>
      </vt:variant>
      <vt:variant>
        <vt:i4>589872</vt:i4>
      </vt:variant>
      <vt:variant>
        <vt:i4>63</vt:i4>
      </vt:variant>
      <vt:variant>
        <vt:i4>0</vt:i4>
      </vt:variant>
      <vt:variant>
        <vt:i4>5</vt:i4>
      </vt:variant>
      <vt:variant>
        <vt:lpwstr/>
      </vt:variant>
      <vt:variant>
        <vt:lpwstr>_Authors:</vt:lpwstr>
      </vt:variant>
      <vt:variant>
        <vt:i4>6619226</vt:i4>
      </vt:variant>
      <vt:variant>
        <vt:i4>60</vt:i4>
      </vt:variant>
      <vt:variant>
        <vt:i4>0</vt:i4>
      </vt:variant>
      <vt:variant>
        <vt:i4>5</vt:i4>
      </vt:variant>
      <vt:variant>
        <vt:lpwstr/>
      </vt:variant>
      <vt:variant>
        <vt:lpwstr>_Title:</vt:lpwstr>
      </vt:variant>
      <vt:variant>
        <vt:i4>6291555</vt:i4>
      </vt:variant>
      <vt:variant>
        <vt:i4>57</vt:i4>
      </vt:variant>
      <vt:variant>
        <vt:i4>0</vt:i4>
      </vt:variant>
      <vt:variant>
        <vt:i4>5</vt:i4>
      </vt:variant>
      <vt:variant>
        <vt:lpwstr>http://www.jove.com/files/Author_License_Agreement.pdf</vt:lpwstr>
      </vt:variant>
      <vt:variant>
        <vt:lpwstr/>
      </vt:variant>
      <vt:variant>
        <vt:i4>3932255</vt:i4>
      </vt:variant>
      <vt:variant>
        <vt:i4>54</vt:i4>
      </vt:variant>
      <vt:variant>
        <vt:i4>0</vt:i4>
      </vt:variant>
      <vt:variant>
        <vt:i4>5</vt:i4>
      </vt:variant>
      <vt:variant>
        <vt:lpwstr>http://www.jove.com/files/templates/JoVE_Materials.xlsx</vt:lpwstr>
      </vt:variant>
      <vt:variant>
        <vt:lpwstr/>
      </vt:variant>
      <vt:variant>
        <vt:i4>6291555</vt:i4>
      </vt:variant>
      <vt:variant>
        <vt:i4>51</vt:i4>
      </vt:variant>
      <vt:variant>
        <vt:i4>0</vt:i4>
      </vt:variant>
      <vt:variant>
        <vt:i4>5</vt:i4>
      </vt:variant>
      <vt:variant>
        <vt:lpwstr>http://www.jove.com/files/Author_License_Agreement.pdf</vt:lpwstr>
      </vt:variant>
      <vt:variant>
        <vt:lpwstr/>
      </vt:variant>
      <vt:variant>
        <vt:i4>2359420</vt:i4>
      </vt:variant>
      <vt:variant>
        <vt:i4>48</vt:i4>
      </vt:variant>
      <vt:variant>
        <vt:i4>0</vt:i4>
      </vt:variant>
      <vt:variant>
        <vt:i4>5</vt:i4>
      </vt:variant>
      <vt:variant>
        <vt:lpwstr>http://www.jove.com/files/Media/AuthorProducedCriteria.pdf</vt:lpwstr>
      </vt:variant>
      <vt:variant>
        <vt:lpwstr/>
      </vt:variant>
      <vt:variant>
        <vt:i4>6750249</vt:i4>
      </vt:variant>
      <vt:variant>
        <vt:i4>45</vt:i4>
      </vt:variant>
      <vt:variant>
        <vt:i4>0</vt:i4>
      </vt:variant>
      <vt:variant>
        <vt:i4>5</vt:i4>
      </vt:variant>
      <vt:variant>
        <vt:lpwstr>http://www.jove.com/authorproduced.php?name=authorproduced</vt:lpwstr>
      </vt:variant>
      <vt:variant>
        <vt:lpwstr/>
      </vt:variant>
      <vt:variant>
        <vt:i4>8126565</vt:i4>
      </vt:variant>
      <vt:variant>
        <vt:i4>42</vt:i4>
      </vt:variant>
      <vt:variant>
        <vt:i4>0</vt:i4>
      </vt:variant>
      <vt:variant>
        <vt:i4>5</vt:i4>
      </vt:variant>
      <vt:variant>
        <vt:lpwstr>http://www.jove.com/publish/author-produced</vt:lpwstr>
      </vt:variant>
      <vt:variant>
        <vt:lpwstr/>
      </vt:variant>
      <vt:variant>
        <vt:i4>7536709</vt:i4>
      </vt:variant>
      <vt:variant>
        <vt:i4>39</vt:i4>
      </vt:variant>
      <vt:variant>
        <vt:i4>0</vt:i4>
      </vt:variant>
      <vt:variant>
        <vt:i4>5</vt:i4>
      </vt:variant>
      <vt:variant>
        <vt:lpwstr/>
      </vt:variant>
      <vt:variant>
        <vt:lpwstr>_Other_Journal_Information:</vt:lpwstr>
      </vt:variant>
      <vt:variant>
        <vt:i4>4456543</vt:i4>
      </vt:variant>
      <vt:variant>
        <vt:i4>36</vt:i4>
      </vt:variant>
      <vt:variant>
        <vt:i4>0</vt:i4>
      </vt:variant>
      <vt:variant>
        <vt:i4>5</vt:i4>
      </vt:variant>
      <vt:variant>
        <vt:lpwstr/>
      </vt:variant>
      <vt:variant>
        <vt:lpwstr>_Detailed_Instructions</vt:lpwstr>
      </vt:variant>
      <vt:variant>
        <vt:i4>5701751</vt:i4>
      </vt:variant>
      <vt:variant>
        <vt:i4>33</vt:i4>
      </vt:variant>
      <vt:variant>
        <vt:i4>0</vt:i4>
      </vt:variant>
      <vt:variant>
        <vt:i4>5</vt:i4>
      </vt:variant>
      <vt:variant>
        <vt:lpwstr/>
      </vt:variant>
      <vt:variant>
        <vt:lpwstr>_Manuscript_Tracking_System</vt:lpwstr>
      </vt:variant>
      <vt:variant>
        <vt:i4>6160496</vt:i4>
      </vt:variant>
      <vt:variant>
        <vt:i4>30</vt:i4>
      </vt:variant>
      <vt:variant>
        <vt:i4>0</vt:i4>
      </vt:variant>
      <vt:variant>
        <vt:i4>5</vt:i4>
      </vt:variant>
      <vt:variant>
        <vt:lpwstr/>
      </vt:variant>
      <vt:variant>
        <vt:lpwstr>_What_to_Submit</vt:lpwstr>
      </vt:variant>
      <vt:variant>
        <vt:i4>7536729</vt:i4>
      </vt:variant>
      <vt:variant>
        <vt:i4>27</vt:i4>
      </vt:variant>
      <vt:variant>
        <vt:i4>0</vt:i4>
      </vt:variant>
      <vt:variant>
        <vt:i4>5</vt:i4>
      </vt:variant>
      <vt:variant>
        <vt:lpwstr/>
      </vt:variant>
      <vt:variant>
        <vt:lpwstr>_Copyright_and_License</vt:lpwstr>
      </vt:variant>
      <vt:variant>
        <vt:i4>5046377</vt:i4>
      </vt:variant>
      <vt:variant>
        <vt:i4>24</vt:i4>
      </vt:variant>
      <vt:variant>
        <vt:i4>0</vt:i4>
      </vt:variant>
      <vt:variant>
        <vt:i4>5</vt:i4>
      </vt:variant>
      <vt:variant>
        <vt:lpwstr/>
      </vt:variant>
      <vt:variant>
        <vt:lpwstr>_National_Institutes_of</vt:lpwstr>
      </vt:variant>
      <vt:variant>
        <vt:i4>4456544</vt:i4>
      </vt:variant>
      <vt:variant>
        <vt:i4>21</vt:i4>
      </vt:variant>
      <vt:variant>
        <vt:i4>0</vt:i4>
      </vt:variant>
      <vt:variant>
        <vt:i4>5</vt:i4>
      </vt:variant>
      <vt:variant>
        <vt:lpwstr/>
      </vt:variant>
      <vt:variant>
        <vt:lpwstr>_Publication_Access_Options</vt:lpwstr>
      </vt:variant>
      <vt:variant>
        <vt:i4>655395</vt:i4>
      </vt:variant>
      <vt:variant>
        <vt:i4>18</vt:i4>
      </vt:variant>
      <vt:variant>
        <vt:i4>0</vt:i4>
      </vt:variant>
      <vt:variant>
        <vt:i4>5</vt:i4>
      </vt:variant>
      <vt:variant>
        <vt:lpwstr/>
      </vt:variant>
      <vt:variant>
        <vt:lpwstr>_Author_contributions_statements</vt:lpwstr>
      </vt:variant>
      <vt:variant>
        <vt:i4>1245232</vt:i4>
      </vt:variant>
      <vt:variant>
        <vt:i4>15</vt:i4>
      </vt:variant>
      <vt:variant>
        <vt:i4>0</vt:i4>
      </vt:variant>
      <vt:variant>
        <vt:i4>5</vt:i4>
      </vt:variant>
      <vt:variant>
        <vt:lpwstr/>
      </vt:variant>
      <vt:variant>
        <vt:lpwstr>_Animal_and_Human</vt:lpwstr>
      </vt:variant>
      <vt:variant>
        <vt:i4>262179</vt:i4>
      </vt:variant>
      <vt:variant>
        <vt:i4>12</vt:i4>
      </vt:variant>
      <vt:variant>
        <vt:i4>0</vt:i4>
      </vt:variant>
      <vt:variant>
        <vt:i4>5</vt:i4>
      </vt:variant>
      <vt:variant>
        <vt:lpwstr/>
      </vt:variant>
      <vt:variant>
        <vt:lpwstr>_Permissions</vt:lpwstr>
      </vt:variant>
      <vt:variant>
        <vt:i4>7012464</vt:i4>
      </vt:variant>
      <vt:variant>
        <vt:i4>9</vt:i4>
      </vt:variant>
      <vt:variant>
        <vt:i4>0</vt:i4>
      </vt:variant>
      <vt:variant>
        <vt:i4>5</vt:i4>
      </vt:variant>
      <vt:variant>
        <vt:lpwstr/>
      </vt:variant>
      <vt:variant>
        <vt:lpwstr>_Other_Requirements</vt:lpwstr>
      </vt:variant>
      <vt:variant>
        <vt:i4>2228256</vt:i4>
      </vt:variant>
      <vt:variant>
        <vt:i4>6</vt:i4>
      </vt:variant>
      <vt:variant>
        <vt:i4>0</vt:i4>
      </vt:variant>
      <vt:variant>
        <vt:i4>5</vt:i4>
      </vt:variant>
      <vt:variant>
        <vt:lpwstr/>
      </vt:variant>
      <vt:variant>
        <vt:lpwstr>_Publishing_Timeline</vt:lpwstr>
      </vt:variant>
      <vt:variant>
        <vt:i4>2359306</vt:i4>
      </vt:variant>
      <vt:variant>
        <vt:i4>3</vt:i4>
      </vt:variant>
      <vt:variant>
        <vt:i4>0</vt:i4>
      </vt:variant>
      <vt:variant>
        <vt:i4>5</vt:i4>
      </vt:variant>
      <vt:variant>
        <vt:lpwstr/>
      </vt:variant>
      <vt:variant>
        <vt:lpwstr>_Video_Production_Options</vt:lpwstr>
      </vt:variant>
      <vt:variant>
        <vt:i4>6357069</vt:i4>
      </vt:variant>
      <vt:variant>
        <vt:i4>0</vt:i4>
      </vt:variant>
      <vt:variant>
        <vt:i4>0</vt:i4>
      </vt:variant>
      <vt:variant>
        <vt:i4>5</vt:i4>
      </vt:variant>
      <vt:variant>
        <vt:lpwstr/>
      </vt:variant>
      <vt:variant>
        <vt:lpwstr>_JoVE_Scope_and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Please suggest names of 5 peer reviewers with their institutional affiliation and email address</dc:title>
  <dc:creator/>
  <cp:keywords>Aug 2012 rev</cp:keywords>
  <cp:lastModifiedBy/>
  <cp:revision>1</cp:revision>
  <cp:lastPrinted>2013-05-29T14:32:00Z</cp:lastPrinted>
  <dcterms:created xsi:type="dcterms:W3CDTF">2016-10-05T23:29:00Z</dcterms:created>
  <dcterms:modified xsi:type="dcterms:W3CDTF">2016-10-07T15:45:00Z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